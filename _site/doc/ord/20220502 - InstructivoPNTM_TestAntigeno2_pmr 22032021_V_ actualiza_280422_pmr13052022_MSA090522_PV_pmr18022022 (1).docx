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BCCF6" w14:textId="6FBB9A31" w:rsidR="00AC36A2" w:rsidRDefault="00975871" w:rsidP="00AC36A2">
      <w:pPr>
        <w:jc w:val="center"/>
        <w:textDirection w:val="btLr"/>
        <w:rPr>
          <w:b/>
          <w:color w:val="2E75B5"/>
          <w:sz w:val="40"/>
        </w:rPr>
      </w:pPr>
      <w:r>
        <w:rPr>
          <w:b/>
          <w:noProof/>
          <w:color w:val="2E75B5"/>
          <w:sz w:val="40"/>
          <w:lang w:eastAsia="es-CL"/>
        </w:rPr>
        <w:drawing>
          <wp:anchor distT="0" distB="0" distL="114300" distR="114300" simplePos="0" relativeHeight="251633664" behindDoc="0" locked="0" layoutInCell="1" allowOverlap="1" wp14:anchorId="1FE9441A" wp14:editId="4FAA8580">
            <wp:simplePos x="0" y="0"/>
            <wp:positionH relativeFrom="page">
              <wp:posOffset>97790</wp:posOffset>
            </wp:positionH>
            <wp:positionV relativeFrom="paragraph">
              <wp:posOffset>13970</wp:posOffset>
            </wp:positionV>
            <wp:extent cx="7682865" cy="7286064"/>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rotWithShape="1">
                    <a:blip r:embed="rId8">
                      <a:extLst>
                        <a:ext uri="{28A0092B-C50C-407E-A947-70E740481C1C}">
                          <a14:useLocalDpi xmlns:a14="http://schemas.microsoft.com/office/drawing/2010/main" val="0"/>
                        </a:ext>
                      </a:extLst>
                    </a:blip>
                    <a:srcRect t="8712"/>
                    <a:stretch/>
                  </pic:blipFill>
                  <pic:spPr bwMode="auto">
                    <a:xfrm>
                      <a:off x="0" y="0"/>
                      <a:ext cx="7682865" cy="72860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3301E2" w14:textId="47324CDD" w:rsidR="00AC36A2" w:rsidRDefault="00AC36A2" w:rsidP="00AC36A2">
      <w:pPr>
        <w:jc w:val="center"/>
        <w:textDirection w:val="btLr"/>
        <w:rPr>
          <w:b/>
          <w:color w:val="2E75B5"/>
          <w:sz w:val="40"/>
        </w:rPr>
      </w:pPr>
    </w:p>
    <w:p w14:paraId="12DC3982" w14:textId="394555DC" w:rsidR="00AC36A2" w:rsidRDefault="00AC36A2" w:rsidP="00AC36A2">
      <w:pPr>
        <w:jc w:val="center"/>
        <w:textDirection w:val="btLr"/>
        <w:rPr>
          <w:b/>
          <w:color w:val="2E75B5"/>
          <w:sz w:val="40"/>
        </w:rPr>
      </w:pPr>
    </w:p>
    <w:p w14:paraId="2596F430" w14:textId="17CFBA83" w:rsidR="00AC36A2" w:rsidRDefault="00AC36A2" w:rsidP="00AC36A2">
      <w:pPr>
        <w:jc w:val="center"/>
        <w:textDirection w:val="btLr"/>
        <w:rPr>
          <w:b/>
          <w:color w:val="2E75B5"/>
          <w:sz w:val="40"/>
        </w:rPr>
      </w:pPr>
    </w:p>
    <w:p w14:paraId="2B22A59D" w14:textId="709CA05F" w:rsidR="00AC36A2" w:rsidRDefault="00AC36A2" w:rsidP="00AC36A2">
      <w:pPr>
        <w:jc w:val="center"/>
        <w:textDirection w:val="btLr"/>
        <w:rPr>
          <w:b/>
          <w:color w:val="2E75B5"/>
          <w:sz w:val="40"/>
        </w:rPr>
      </w:pPr>
    </w:p>
    <w:p w14:paraId="6B383925" w14:textId="77777777" w:rsidR="00AC36A2" w:rsidRDefault="00AC36A2" w:rsidP="00AC36A2">
      <w:pPr>
        <w:jc w:val="center"/>
        <w:textDirection w:val="btLr"/>
        <w:rPr>
          <w:b/>
          <w:color w:val="2E75B5"/>
          <w:sz w:val="40"/>
        </w:rPr>
      </w:pPr>
    </w:p>
    <w:p w14:paraId="66F53AB9" w14:textId="05FA378A" w:rsidR="00AC36A2" w:rsidRDefault="00AC36A2" w:rsidP="00AC36A2">
      <w:pPr>
        <w:jc w:val="center"/>
        <w:textDirection w:val="btLr"/>
        <w:rPr>
          <w:b/>
          <w:color w:val="2E75B5"/>
          <w:sz w:val="40"/>
        </w:rPr>
      </w:pPr>
    </w:p>
    <w:p w14:paraId="68DAB5D4" w14:textId="77777777" w:rsidR="00AC36A2" w:rsidRDefault="00AC36A2" w:rsidP="00AC36A2">
      <w:pPr>
        <w:jc w:val="center"/>
        <w:textDirection w:val="btLr"/>
        <w:rPr>
          <w:b/>
          <w:color w:val="2E75B5"/>
          <w:sz w:val="40"/>
        </w:rPr>
      </w:pPr>
    </w:p>
    <w:p w14:paraId="297E7210" w14:textId="4DD09B77" w:rsidR="00AC36A2" w:rsidRDefault="00AC36A2" w:rsidP="00AC36A2">
      <w:pPr>
        <w:jc w:val="center"/>
        <w:textDirection w:val="btLr"/>
        <w:rPr>
          <w:b/>
          <w:color w:val="2E75B5"/>
          <w:sz w:val="40"/>
        </w:rPr>
      </w:pPr>
      <w:bookmarkStart w:id="1" w:name="_Hlk79528829"/>
      <w:bookmarkEnd w:id="1"/>
    </w:p>
    <w:p w14:paraId="74382A21" w14:textId="77777777" w:rsidR="002B6F52" w:rsidRDefault="002B6F52" w:rsidP="00AC36A2">
      <w:pPr>
        <w:jc w:val="center"/>
        <w:textDirection w:val="btLr"/>
        <w:rPr>
          <w:rFonts w:asciiTheme="minorHAnsi" w:hAnsiTheme="minorHAnsi"/>
          <w:b/>
          <w:color w:val="2E74B5" w:themeColor="accent5" w:themeShade="BF"/>
          <w:sz w:val="40"/>
          <w:szCs w:val="40"/>
        </w:rPr>
      </w:pPr>
    </w:p>
    <w:p w14:paraId="29B5273B" w14:textId="68AB110B" w:rsidR="002B6F52" w:rsidRDefault="002B6F52" w:rsidP="00AC36A2">
      <w:pPr>
        <w:jc w:val="center"/>
        <w:textDirection w:val="btLr"/>
        <w:rPr>
          <w:rFonts w:asciiTheme="minorHAnsi" w:hAnsiTheme="minorHAnsi"/>
          <w:b/>
          <w:color w:val="2E74B5" w:themeColor="accent5" w:themeShade="BF"/>
          <w:sz w:val="40"/>
          <w:szCs w:val="40"/>
        </w:rPr>
      </w:pPr>
    </w:p>
    <w:p w14:paraId="72EAA6CD" w14:textId="06BEA86B" w:rsidR="00AC36A2" w:rsidRPr="005677BB" w:rsidRDefault="0058159A" w:rsidP="00AC36A2">
      <w:pPr>
        <w:jc w:val="center"/>
        <w:textDirection w:val="btLr"/>
        <w:rPr>
          <w:rFonts w:asciiTheme="minorHAnsi" w:hAnsiTheme="minorHAnsi"/>
          <w:color w:val="2E74B5" w:themeColor="accent5" w:themeShade="BF"/>
        </w:rPr>
      </w:pPr>
      <w:r>
        <w:rPr>
          <w:rFonts w:asciiTheme="minorHAnsi" w:hAnsiTheme="minorHAnsi"/>
          <w:b/>
          <w:color w:val="2E74B5" w:themeColor="accent5" w:themeShade="BF"/>
          <w:sz w:val="40"/>
          <w:szCs w:val="40"/>
        </w:rPr>
        <w:t xml:space="preserve">INSTRUCTIVO DE USO </w:t>
      </w:r>
      <w:r w:rsidR="00745241">
        <w:rPr>
          <w:rFonts w:asciiTheme="minorHAnsi" w:hAnsiTheme="minorHAnsi"/>
          <w:b/>
          <w:color w:val="2E74B5" w:themeColor="accent5" w:themeShade="BF"/>
          <w:sz w:val="40"/>
          <w:szCs w:val="40"/>
        </w:rPr>
        <w:t>PLATAFORMA NACIONAL DE TOMA DE MUESTRAS: TEST DE ANTÍGENO PARA SARS COV-2</w:t>
      </w:r>
    </w:p>
    <w:p w14:paraId="2F0E0241" w14:textId="03A11709" w:rsidR="00AC36A2" w:rsidRPr="005677BB" w:rsidRDefault="00AC36A2" w:rsidP="00AC36A2">
      <w:pPr>
        <w:pStyle w:val="Ttulo"/>
        <w:rPr>
          <w:rFonts w:asciiTheme="minorHAnsi" w:hAnsiTheme="minorHAnsi"/>
          <w:b/>
          <w:color w:val="2F5496" w:themeColor="accent1" w:themeShade="BF"/>
          <w:sz w:val="40"/>
          <w:szCs w:val="40"/>
        </w:rPr>
      </w:pPr>
    </w:p>
    <w:p w14:paraId="40C1ECD1" w14:textId="0700ADCA" w:rsidR="00975871" w:rsidRDefault="00975871" w:rsidP="00975871">
      <w:pPr>
        <w:jc w:val="center"/>
        <w:textDirection w:val="btLr"/>
        <w:rPr>
          <w:color w:val="767171"/>
        </w:rPr>
      </w:pPr>
      <w:r>
        <w:rPr>
          <w:color w:val="767171"/>
        </w:rPr>
        <w:t>Unidad de Testeo</w:t>
      </w:r>
      <w:r w:rsidR="003B7ECF">
        <w:rPr>
          <w:color w:val="767171"/>
        </w:rPr>
        <w:t xml:space="preserve"> – Gestión de Información</w:t>
      </w:r>
      <w:r>
        <w:rPr>
          <w:color w:val="767171"/>
        </w:rPr>
        <w:t xml:space="preserve"> </w:t>
      </w:r>
    </w:p>
    <w:p w14:paraId="149E1C29" w14:textId="1C88A22A" w:rsidR="00AC36A2" w:rsidRDefault="00975871" w:rsidP="00975871">
      <w:pPr>
        <w:jc w:val="center"/>
        <w:textDirection w:val="btLr"/>
      </w:pPr>
      <w:r>
        <w:rPr>
          <w:color w:val="767171"/>
        </w:rPr>
        <w:t>Oficina Nacional Estrategia Testeo, Trazabilidad y Aislamiento</w:t>
      </w:r>
    </w:p>
    <w:p w14:paraId="10AB0905" w14:textId="79F6A043" w:rsidR="00AC36A2" w:rsidRDefault="0058159A" w:rsidP="00AC36A2">
      <w:pPr>
        <w:jc w:val="center"/>
        <w:textDirection w:val="btLr"/>
      </w:pPr>
      <w:r>
        <w:rPr>
          <w:color w:val="767171"/>
        </w:rPr>
        <w:t>Departamento de Epidemiología</w:t>
      </w:r>
    </w:p>
    <w:p w14:paraId="0C85BA2B" w14:textId="5BE69D34" w:rsidR="00AC36A2" w:rsidRDefault="00AC36A2" w:rsidP="00AC36A2"/>
    <w:p w14:paraId="0143C3B0" w14:textId="469CA8D3" w:rsidR="00AC36A2" w:rsidRDefault="00AC36A2" w:rsidP="00AC36A2"/>
    <w:p w14:paraId="1FB6F608" w14:textId="77777777" w:rsidR="00AC36A2" w:rsidRDefault="00AC36A2" w:rsidP="00AC36A2"/>
    <w:p w14:paraId="49094223" w14:textId="64BABDC8" w:rsidR="00AC36A2" w:rsidRDefault="00AC36A2" w:rsidP="00AC36A2"/>
    <w:p w14:paraId="033B04A9" w14:textId="02A81423" w:rsidR="00AC36A2" w:rsidRDefault="00AC36A2" w:rsidP="00AC36A2"/>
    <w:p w14:paraId="0A2E6B37" w14:textId="13327825" w:rsidR="00AC36A2" w:rsidRDefault="00AC36A2" w:rsidP="00AC36A2"/>
    <w:p w14:paraId="31D3C9B7" w14:textId="0D8C8C7F" w:rsidR="00AC36A2" w:rsidRDefault="00AC36A2" w:rsidP="00AC36A2"/>
    <w:p w14:paraId="06EE2CEA" w14:textId="7A3DB577" w:rsidR="0058159A" w:rsidRDefault="000C2B4F">
      <w:pPr>
        <w:spacing w:after="160" w:line="259" w:lineRule="auto"/>
        <w:jc w:val="left"/>
        <w:rPr>
          <w:color w:val="767171"/>
          <w:highlight w:val="white"/>
        </w:rPr>
      </w:pPr>
      <w:r>
        <w:rPr>
          <w:noProof/>
          <w:lang w:eastAsia="es-CL"/>
        </w:rPr>
        <w:drawing>
          <wp:anchor distT="0" distB="0" distL="114300" distR="114300" simplePos="0" relativeHeight="251644933" behindDoc="0" locked="0" layoutInCell="1" allowOverlap="1" wp14:anchorId="2A8FE0FD" wp14:editId="5BD04F39">
            <wp:simplePos x="0" y="0"/>
            <wp:positionH relativeFrom="margin">
              <wp:align>right</wp:align>
            </wp:positionH>
            <wp:positionV relativeFrom="margin">
              <wp:posOffset>7278370</wp:posOffset>
            </wp:positionV>
            <wp:extent cx="6386830" cy="1512570"/>
            <wp:effectExtent l="0" t="0" r="0" b="0"/>
            <wp:wrapSquare wrapText="bothSides"/>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6830" cy="1512570"/>
                    </a:xfrm>
                    <a:prstGeom prst="rect">
                      <a:avLst/>
                    </a:prstGeom>
                    <a:noFill/>
                  </pic:spPr>
                </pic:pic>
              </a:graphicData>
            </a:graphic>
            <wp14:sizeRelH relativeFrom="margin">
              <wp14:pctWidth>0</wp14:pctWidth>
            </wp14:sizeRelH>
          </wp:anchor>
        </w:drawing>
      </w:r>
      <w:r w:rsidR="00061950">
        <w:rPr>
          <w:color w:val="767171"/>
          <w:highlight w:val="white"/>
        </w:rPr>
        <w:br w:type="page"/>
      </w:r>
    </w:p>
    <w:p w14:paraId="1D816C62" w14:textId="57569250" w:rsidR="0058159A" w:rsidRDefault="0058159A" w:rsidP="00061950">
      <w:pPr>
        <w:rPr>
          <w:rFonts w:ascii="Century Gothic" w:eastAsiaTheme="majorEastAsia" w:hAnsi="Century Gothic" w:cstheme="majorBidi"/>
          <w:b/>
          <w:color w:val="2F5496" w:themeColor="accent1" w:themeShade="BF"/>
          <w:sz w:val="36"/>
          <w:szCs w:val="32"/>
        </w:rPr>
      </w:pPr>
    </w:p>
    <w:p w14:paraId="529B1694" w14:textId="77777777" w:rsidR="0058159A" w:rsidRDefault="0058159A" w:rsidP="00061950">
      <w:pPr>
        <w:rPr>
          <w:rFonts w:ascii="Century Gothic" w:eastAsiaTheme="majorEastAsia" w:hAnsi="Century Gothic" w:cstheme="majorBidi"/>
          <w:b/>
          <w:color w:val="2F5496" w:themeColor="accent1" w:themeShade="BF"/>
          <w:sz w:val="36"/>
          <w:szCs w:val="32"/>
        </w:rPr>
      </w:pPr>
    </w:p>
    <w:p w14:paraId="72621504" w14:textId="36D75836" w:rsidR="0058159A" w:rsidRDefault="0058159A" w:rsidP="00061950">
      <w:pPr>
        <w:rPr>
          <w:rFonts w:ascii="Century Gothic" w:eastAsiaTheme="majorEastAsia" w:hAnsi="Century Gothic" w:cstheme="majorBidi"/>
          <w:b/>
          <w:color w:val="2F5496" w:themeColor="accent1" w:themeShade="BF"/>
          <w:sz w:val="36"/>
          <w:szCs w:val="32"/>
        </w:rPr>
      </w:pPr>
      <w:bookmarkStart w:id="2" w:name="_Hlk103327987"/>
      <w:bookmarkEnd w:id="2"/>
    </w:p>
    <w:p w14:paraId="56223E6E" w14:textId="77777777" w:rsidR="0058159A" w:rsidRDefault="0058159A" w:rsidP="00061950">
      <w:pPr>
        <w:rPr>
          <w:rFonts w:ascii="Century Gothic" w:eastAsiaTheme="majorEastAsia" w:hAnsi="Century Gothic" w:cstheme="majorBidi"/>
          <w:b/>
          <w:color w:val="2F5496" w:themeColor="accent1" w:themeShade="BF"/>
          <w:sz w:val="36"/>
          <w:szCs w:val="32"/>
        </w:rPr>
      </w:pPr>
    </w:p>
    <w:p w14:paraId="7DBA8F5E" w14:textId="77777777" w:rsidR="0058159A" w:rsidRDefault="0058159A" w:rsidP="00061950">
      <w:pPr>
        <w:rPr>
          <w:rFonts w:ascii="Century Gothic" w:eastAsiaTheme="majorEastAsia" w:hAnsi="Century Gothic" w:cstheme="majorBidi"/>
          <w:b/>
          <w:color w:val="2F5496" w:themeColor="accent1" w:themeShade="BF"/>
          <w:sz w:val="36"/>
          <w:szCs w:val="32"/>
        </w:rPr>
      </w:pPr>
    </w:p>
    <w:p w14:paraId="1EF1C00C" w14:textId="77777777" w:rsidR="0058159A" w:rsidRDefault="0058159A" w:rsidP="00061950">
      <w:pPr>
        <w:rPr>
          <w:rFonts w:ascii="Century Gothic" w:eastAsiaTheme="majorEastAsia" w:hAnsi="Century Gothic" w:cstheme="majorBidi"/>
          <w:b/>
          <w:color w:val="2F5496" w:themeColor="accent1" w:themeShade="BF"/>
          <w:sz w:val="36"/>
          <w:szCs w:val="32"/>
        </w:rPr>
      </w:pPr>
    </w:p>
    <w:p w14:paraId="1D310289" w14:textId="77777777" w:rsidR="0058159A" w:rsidRDefault="0058159A" w:rsidP="00061950">
      <w:pPr>
        <w:rPr>
          <w:rFonts w:ascii="Century Gothic" w:eastAsiaTheme="majorEastAsia" w:hAnsi="Century Gothic" w:cstheme="majorBidi"/>
          <w:b/>
          <w:color w:val="2F5496" w:themeColor="accent1" w:themeShade="BF"/>
          <w:sz w:val="36"/>
          <w:szCs w:val="32"/>
        </w:rPr>
      </w:pPr>
    </w:p>
    <w:p w14:paraId="014610DE" w14:textId="77777777" w:rsidR="0058159A" w:rsidRDefault="0058159A" w:rsidP="00061950">
      <w:pPr>
        <w:rPr>
          <w:rFonts w:ascii="Century Gothic" w:eastAsiaTheme="majorEastAsia" w:hAnsi="Century Gothic" w:cstheme="majorBidi"/>
          <w:b/>
          <w:color w:val="2F5496" w:themeColor="accent1" w:themeShade="BF"/>
          <w:sz w:val="36"/>
          <w:szCs w:val="32"/>
        </w:rPr>
      </w:pPr>
    </w:p>
    <w:p w14:paraId="76BACD0E" w14:textId="77777777" w:rsidR="0058159A" w:rsidRDefault="0058159A" w:rsidP="00061950">
      <w:pPr>
        <w:rPr>
          <w:rFonts w:ascii="Century Gothic" w:eastAsiaTheme="majorEastAsia" w:hAnsi="Century Gothic" w:cstheme="majorBidi"/>
          <w:b/>
          <w:color w:val="2F5496" w:themeColor="accent1" w:themeShade="BF"/>
          <w:sz w:val="36"/>
          <w:szCs w:val="32"/>
        </w:rPr>
      </w:pPr>
    </w:p>
    <w:p w14:paraId="40C70438" w14:textId="77777777" w:rsidR="0058159A" w:rsidRDefault="0058159A" w:rsidP="00061950">
      <w:pPr>
        <w:rPr>
          <w:rFonts w:ascii="Century Gothic" w:eastAsiaTheme="majorEastAsia" w:hAnsi="Century Gothic" w:cstheme="majorBidi"/>
          <w:b/>
          <w:color w:val="2F5496" w:themeColor="accent1" w:themeShade="BF"/>
          <w:sz w:val="36"/>
          <w:szCs w:val="32"/>
        </w:rPr>
      </w:pPr>
    </w:p>
    <w:p w14:paraId="5DF3953B" w14:textId="609D1CA6" w:rsidR="0058159A" w:rsidRDefault="00975871" w:rsidP="00975871">
      <w:pPr>
        <w:tabs>
          <w:tab w:val="left" w:pos="1667"/>
        </w:tabs>
        <w:rPr>
          <w:rFonts w:ascii="Century Gothic" w:eastAsiaTheme="majorEastAsia" w:hAnsi="Century Gothic" w:cstheme="majorBidi"/>
          <w:b/>
          <w:color w:val="2F5496" w:themeColor="accent1" w:themeShade="BF"/>
          <w:sz w:val="36"/>
          <w:szCs w:val="32"/>
        </w:rPr>
      </w:pPr>
      <w:r>
        <w:rPr>
          <w:rFonts w:ascii="Century Gothic" w:eastAsiaTheme="majorEastAsia" w:hAnsi="Century Gothic" w:cstheme="majorBidi"/>
          <w:b/>
          <w:color w:val="2F5496" w:themeColor="accent1" w:themeShade="BF"/>
          <w:sz w:val="36"/>
          <w:szCs w:val="32"/>
        </w:rPr>
        <w:tab/>
      </w:r>
    </w:p>
    <w:p w14:paraId="6E9C57CE" w14:textId="77777777" w:rsidR="0058159A" w:rsidRDefault="0058159A" w:rsidP="00061950">
      <w:pPr>
        <w:rPr>
          <w:rFonts w:ascii="Century Gothic" w:eastAsiaTheme="majorEastAsia" w:hAnsi="Century Gothic" w:cstheme="majorBidi"/>
          <w:b/>
          <w:color w:val="2F5496" w:themeColor="accent1" w:themeShade="BF"/>
          <w:sz w:val="36"/>
          <w:szCs w:val="32"/>
        </w:rPr>
      </w:pPr>
    </w:p>
    <w:p w14:paraId="2A952912" w14:textId="77777777" w:rsidR="0058159A" w:rsidRDefault="0058159A" w:rsidP="00061950">
      <w:pPr>
        <w:rPr>
          <w:rFonts w:ascii="Century Gothic" w:eastAsiaTheme="majorEastAsia" w:hAnsi="Century Gothic" w:cstheme="majorBidi"/>
          <w:b/>
          <w:color w:val="2F5496" w:themeColor="accent1" w:themeShade="BF"/>
          <w:sz w:val="36"/>
          <w:szCs w:val="32"/>
        </w:rPr>
      </w:pPr>
    </w:p>
    <w:p w14:paraId="6355EEA2" w14:textId="77777777" w:rsidR="0058159A" w:rsidRDefault="0058159A" w:rsidP="00061950">
      <w:pPr>
        <w:rPr>
          <w:rFonts w:ascii="Century Gothic" w:eastAsiaTheme="majorEastAsia" w:hAnsi="Century Gothic" w:cstheme="majorBidi"/>
          <w:b/>
          <w:color w:val="2F5496" w:themeColor="accent1" w:themeShade="BF"/>
          <w:sz w:val="36"/>
          <w:szCs w:val="32"/>
        </w:rPr>
      </w:pPr>
    </w:p>
    <w:p w14:paraId="7EDEEFF3" w14:textId="77777777" w:rsidR="0058159A" w:rsidRDefault="0058159A" w:rsidP="00061950">
      <w:pPr>
        <w:rPr>
          <w:rFonts w:ascii="Century Gothic" w:eastAsiaTheme="majorEastAsia" w:hAnsi="Century Gothic" w:cstheme="majorBidi"/>
          <w:b/>
          <w:color w:val="2F5496" w:themeColor="accent1" w:themeShade="BF"/>
          <w:sz w:val="36"/>
          <w:szCs w:val="32"/>
        </w:rPr>
      </w:pPr>
    </w:p>
    <w:p w14:paraId="52E190BF" w14:textId="77777777" w:rsidR="0058159A" w:rsidRDefault="0058159A" w:rsidP="00061950">
      <w:pPr>
        <w:rPr>
          <w:rFonts w:ascii="Century Gothic" w:eastAsiaTheme="majorEastAsia" w:hAnsi="Century Gothic" w:cstheme="majorBidi"/>
          <w:b/>
          <w:color w:val="2F5496" w:themeColor="accent1" w:themeShade="BF"/>
          <w:sz w:val="36"/>
          <w:szCs w:val="32"/>
        </w:rPr>
      </w:pPr>
    </w:p>
    <w:p w14:paraId="2A86B341" w14:textId="77777777" w:rsidR="0058159A" w:rsidRDefault="0058159A" w:rsidP="00061950">
      <w:pPr>
        <w:rPr>
          <w:rFonts w:ascii="Century Gothic" w:eastAsiaTheme="majorEastAsia" w:hAnsi="Century Gothic" w:cstheme="majorBidi"/>
          <w:b/>
          <w:color w:val="2F5496" w:themeColor="accent1" w:themeShade="BF"/>
          <w:sz w:val="36"/>
          <w:szCs w:val="32"/>
        </w:rPr>
      </w:pPr>
    </w:p>
    <w:p w14:paraId="2D0E97B0" w14:textId="77777777" w:rsidR="0058159A" w:rsidRDefault="0058159A" w:rsidP="00061950">
      <w:pPr>
        <w:rPr>
          <w:rFonts w:ascii="Century Gothic" w:eastAsiaTheme="majorEastAsia" w:hAnsi="Century Gothic" w:cstheme="majorBidi"/>
          <w:b/>
          <w:color w:val="2F5496" w:themeColor="accent1" w:themeShade="BF"/>
          <w:sz w:val="36"/>
          <w:szCs w:val="32"/>
        </w:rPr>
      </w:pPr>
    </w:p>
    <w:p w14:paraId="18AD9508" w14:textId="77777777" w:rsidR="0058159A" w:rsidRDefault="0058159A" w:rsidP="00061950">
      <w:pPr>
        <w:rPr>
          <w:rFonts w:ascii="Century Gothic" w:eastAsiaTheme="majorEastAsia" w:hAnsi="Century Gothic" w:cstheme="majorBidi"/>
          <w:b/>
          <w:color w:val="2F5496" w:themeColor="accent1" w:themeShade="BF"/>
          <w:sz w:val="36"/>
          <w:szCs w:val="32"/>
        </w:rPr>
      </w:pPr>
    </w:p>
    <w:p w14:paraId="30A87702" w14:textId="664C07A8" w:rsidR="0058159A" w:rsidRDefault="0058159A" w:rsidP="00061950">
      <w:pPr>
        <w:rPr>
          <w:rFonts w:ascii="Century Gothic" w:eastAsiaTheme="majorEastAsia" w:hAnsi="Century Gothic" w:cstheme="majorBidi"/>
          <w:b/>
          <w:color w:val="2F5496" w:themeColor="accent1" w:themeShade="BF"/>
          <w:sz w:val="36"/>
          <w:szCs w:val="32"/>
        </w:rPr>
      </w:pPr>
    </w:p>
    <w:p w14:paraId="6441DD2C" w14:textId="77777777" w:rsidR="00E07513" w:rsidRDefault="00E07513" w:rsidP="00061950">
      <w:pPr>
        <w:rPr>
          <w:rFonts w:ascii="Century Gothic" w:eastAsiaTheme="majorEastAsia" w:hAnsi="Century Gothic" w:cstheme="majorBidi"/>
          <w:b/>
          <w:color w:val="2F5496" w:themeColor="accent1" w:themeShade="BF"/>
          <w:sz w:val="36"/>
          <w:szCs w:val="32"/>
        </w:rPr>
      </w:pPr>
    </w:p>
    <w:p w14:paraId="3F20EFAF" w14:textId="77777777" w:rsidR="0058159A" w:rsidRDefault="0058159A" w:rsidP="00061950">
      <w:pPr>
        <w:rPr>
          <w:rFonts w:ascii="Century Gothic" w:eastAsiaTheme="majorEastAsia" w:hAnsi="Century Gothic" w:cstheme="majorBidi"/>
          <w:b/>
          <w:color w:val="2F5496" w:themeColor="accent1" w:themeShade="BF"/>
          <w:sz w:val="36"/>
          <w:szCs w:val="32"/>
        </w:rPr>
      </w:pPr>
    </w:p>
    <w:p w14:paraId="48C0305B" w14:textId="77777777" w:rsidR="0058159A" w:rsidRPr="0058159A" w:rsidRDefault="0058159A" w:rsidP="0058159A">
      <w:pPr>
        <w:spacing w:line="276" w:lineRule="auto"/>
      </w:pPr>
      <w:r w:rsidRPr="0058159A">
        <w:t>Departamento de Epidemiologia</w:t>
      </w:r>
    </w:p>
    <w:tbl>
      <w:tblPr>
        <w:tblW w:w="3397" w:type="dxa"/>
        <w:tblBorders>
          <w:top w:val="single" w:sz="4" w:space="0" w:color="767171"/>
          <w:left w:val="single" w:sz="4" w:space="0" w:color="767171"/>
          <w:bottom w:val="single" w:sz="4" w:space="0" w:color="767171"/>
          <w:right w:val="single" w:sz="4" w:space="0" w:color="767171"/>
          <w:insideH w:val="single" w:sz="4" w:space="0" w:color="767171"/>
          <w:insideV w:val="single" w:sz="4" w:space="0" w:color="767171"/>
        </w:tblBorders>
        <w:tblLayout w:type="fixed"/>
        <w:tblLook w:val="0400" w:firstRow="0" w:lastRow="0" w:firstColumn="0" w:lastColumn="0" w:noHBand="0" w:noVBand="1"/>
      </w:tblPr>
      <w:tblGrid>
        <w:gridCol w:w="1129"/>
        <w:gridCol w:w="2268"/>
      </w:tblGrid>
      <w:tr w:rsidR="0058159A" w:rsidRPr="0058159A" w14:paraId="1E2487AE" w14:textId="77777777" w:rsidTr="007F31D3">
        <w:trPr>
          <w:trHeight w:val="492"/>
        </w:trPr>
        <w:tc>
          <w:tcPr>
            <w:tcW w:w="1129" w:type="dxa"/>
            <w:vAlign w:val="center"/>
          </w:tcPr>
          <w:p w14:paraId="100BECC0" w14:textId="77777777" w:rsidR="0058159A" w:rsidRPr="0058159A" w:rsidRDefault="0058159A" w:rsidP="007F31D3">
            <w:pPr>
              <w:spacing w:line="276" w:lineRule="auto"/>
              <w:jc w:val="center"/>
            </w:pPr>
            <w:r w:rsidRPr="0058159A">
              <w:t>Versión 2</w:t>
            </w:r>
          </w:p>
        </w:tc>
        <w:tc>
          <w:tcPr>
            <w:tcW w:w="2268" w:type="dxa"/>
            <w:vAlign w:val="center"/>
          </w:tcPr>
          <w:p w14:paraId="3486457C" w14:textId="77777777" w:rsidR="0058159A" w:rsidRPr="0058159A" w:rsidRDefault="0058159A" w:rsidP="007F31D3">
            <w:pPr>
              <w:spacing w:line="276" w:lineRule="auto"/>
              <w:jc w:val="center"/>
            </w:pPr>
            <w:r w:rsidRPr="0058159A">
              <w:t>Mayo 2022</w:t>
            </w:r>
          </w:p>
        </w:tc>
      </w:tr>
    </w:tbl>
    <w:p w14:paraId="7A75EBAF" w14:textId="77777777" w:rsidR="0058159A" w:rsidRPr="0058159A" w:rsidRDefault="0058159A" w:rsidP="0058159A">
      <w:pPr>
        <w:jc w:val="right"/>
      </w:pPr>
    </w:p>
    <w:p w14:paraId="18DF91BC" w14:textId="77777777" w:rsidR="0058159A" w:rsidRPr="0058159A" w:rsidRDefault="0058159A" w:rsidP="0058159A">
      <w:pPr>
        <w:spacing w:line="276" w:lineRule="auto"/>
        <w:jc w:val="right"/>
      </w:pPr>
    </w:p>
    <w:tbl>
      <w:tblPr>
        <w:tblStyle w:val="Tablaconcuadrcula"/>
        <w:tblW w:w="0" w:type="auto"/>
        <w:tblLook w:val="04A0" w:firstRow="1" w:lastRow="0" w:firstColumn="1" w:lastColumn="0" w:noHBand="0" w:noVBand="1"/>
      </w:tblPr>
      <w:tblGrid>
        <w:gridCol w:w="2942"/>
        <w:gridCol w:w="2943"/>
        <w:gridCol w:w="2943"/>
      </w:tblGrid>
      <w:tr w:rsidR="0058159A" w:rsidRPr="0058159A" w14:paraId="1DF555AF" w14:textId="77777777" w:rsidTr="007F31D3">
        <w:tc>
          <w:tcPr>
            <w:tcW w:w="2942" w:type="dxa"/>
          </w:tcPr>
          <w:p w14:paraId="53E6A832" w14:textId="77777777" w:rsidR="0058159A" w:rsidRPr="0058159A" w:rsidRDefault="0058159A" w:rsidP="007F31D3">
            <w:pPr>
              <w:spacing w:line="276" w:lineRule="auto"/>
              <w:jc w:val="center"/>
            </w:pPr>
            <w:r w:rsidRPr="0058159A">
              <w:t>Realizado por:</w:t>
            </w:r>
          </w:p>
        </w:tc>
        <w:tc>
          <w:tcPr>
            <w:tcW w:w="2943" w:type="dxa"/>
          </w:tcPr>
          <w:p w14:paraId="52CF6A44" w14:textId="77777777" w:rsidR="0058159A" w:rsidRPr="0058159A" w:rsidRDefault="0058159A" w:rsidP="007F31D3">
            <w:pPr>
              <w:spacing w:line="276" w:lineRule="auto"/>
              <w:jc w:val="center"/>
            </w:pPr>
            <w:r w:rsidRPr="0058159A">
              <w:t>Revisado por:</w:t>
            </w:r>
          </w:p>
        </w:tc>
        <w:tc>
          <w:tcPr>
            <w:tcW w:w="2943" w:type="dxa"/>
          </w:tcPr>
          <w:p w14:paraId="7A2CA650" w14:textId="77777777" w:rsidR="0058159A" w:rsidRPr="0058159A" w:rsidRDefault="0058159A" w:rsidP="007F31D3">
            <w:pPr>
              <w:spacing w:line="276" w:lineRule="auto"/>
              <w:jc w:val="center"/>
            </w:pPr>
            <w:r w:rsidRPr="0058159A">
              <w:t>Aprobado por:</w:t>
            </w:r>
          </w:p>
        </w:tc>
      </w:tr>
      <w:tr w:rsidR="0058159A" w:rsidRPr="0058159A" w14:paraId="3EF5BA9B" w14:textId="77777777" w:rsidTr="007F31D3">
        <w:tc>
          <w:tcPr>
            <w:tcW w:w="2942" w:type="dxa"/>
          </w:tcPr>
          <w:p w14:paraId="67E4CF8C" w14:textId="253250F7" w:rsidR="0058159A" w:rsidRPr="0058159A" w:rsidRDefault="0058159A" w:rsidP="007F31D3">
            <w:pPr>
              <w:spacing w:line="276" w:lineRule="auto"/>
            </w:pPr>
            <w:commentRangeStart w:id="3"/>
            <w:r w:rsidRPr="0058159A">
              <w:t>Juan Pablo Valenzuela</w:t>
            </w:r>
          </w:p>
          <w:p w14:paraId="4FFB17CF" w14:textId="77777777" w:rsidR="0058159A" w:rsidRPr="0058159A" w:rsidRDefault="0058159A" w:rsidP="007F31D3">
            <w:pPr>
              <w:spacing w:line="276" w:lineRule="auto"/>
            </w:pPr>
            <w:r w:rsidRPr="0058159A">
              <w:t>Mónica Serrano</w:t>
            </w:r>
          </w:p>
        </w:tc>
        <w:tc>
          <w:tcPr>
            <w:tcW w:w="2943" w:type="dxa"/>
          </w:tcPr>
          <w:p w14:paraId="6ECD33E4" w14:textId="77777777" w:rsidR="0058159A" w:rsidRPr="0058159A" w:rsidRDefault="0058159A" w:rsidP="007F31D3">
            <w:pPr>
              <w:spacing w:line="276" w:lineRule="auto"/>
            </w:pPr>
            <w:r w:rsidRPr="0058159A">
              <w:t>Pía Mateluna</w:t>
            </w:r>
          </w:p>
          <w:p w14:paraId="514CADE9" w14:textId="77777777" w:rsidR="0058159A" w:rsidRPr="0058159A" w:rsidRDefault="0058159A" w:rsidP="007F31D3">
            <w:pPr>
              <w:spacing w:line="276" w:lineRule="auto"/>
            </w:pPr>
            <w:r w:rsidRPr="0058159A">
              <w:t>Felipe Millacura</w:t>
            </w:r>
          </w:p>
          <w:p w14:paraId="05B895B2" w14:textId="77777777" w:rsidR="0058159A" w:rsidRPr="0058159A" w:rsidRDefault="0058159A" w:rsidP="007F31D3">
            <w:pPr>
              <w:spacing w:line="276" w:lineRule="auto"/>
            </w:pPr>
          </w:p>
        </w:tc>
        <w:tc>
          <w:tcPr>
            <w:tcW w:w="2943" w:type="dxa"/>
          </w:tcPr>
          <w:p w14:paraId="15537D2C" w14:textId="77777777" w:rsidR="0058159A" w:rsidRPr="0058159A" w:rsidRDefault="0058159A" w:rsidP="007F31D3">
            <w:pPr>
              <w:spacing w:line="276" w:lineRule="auto"/>
            </w:pPr>
            <w:r w:rsidRPr="0058159A">
              <w:t>Pablo Valenzuela San Román</w:t>
            </w:r>
            <w:commentRangeEnd w:id="3"/>
            <w:r w:rsidR="003B7ECF">
              <w:rPr>
                <w:rStyle w:val="Refdecomentario"/>
              </w:rPr>
              <w:commentReference w:id="3"/>
            </w:r>
          </w:p>
        </w:tc>
      </w:tr>
    </w:tbl>
    <w:p w14:paraId="24EE4CD0" w14:textId="75CBDF84" w:rsidR="00AC36A2" w:rsidRDefault="002B6F52" w:rsidP="00061950">
      <w:pPr>
        <w:rPr>
          <w:highlight w:val="white"/>
        </w:rPr>
      </w:pPr>
      <w:r w:rsidRPr="005E448A">
        <w:rPr>
          <w:rFonts w:ascii="Century Gothic" w:eastAsiaTheme="majorEastAsia" w:hAnsi="Century Gothic" w:cstheme="majorBidi"/>
          <w:b/>
          <w:color w:val="2F5496" w:themeColor="accent1" w:themeShade="BF"/>
          <w:sz w:val="36"/>
          <w:szCs w:val="32"/>
        </w:rPr>
        <w:lastRenderedPageBreak/>
        <w:t>Contenido</w:t>
      </w:r>
    </w:p>
    <w:sdt>
      <w:sdtPr>
        <w:rPr>
          <w:lang w:val="es-ES"/>
        </w:rPr>
        <w:id w:val="-696770182"/>
        <w:docPartObj>
          <w:docPartGallery w:val="Table of Contents"/>
          <w:docPartUnique/>
        </w:docPartObj>
      </w:sdtPr>
      <w:sdtEndPr>
        <w:rPr>
          <w:b/>
          <w:bCs/>
        </w:rPr>
      </w:sdtEndPr>
      <w:sdtContent>
        <w:p w14:paraId="6B3DB65C" w14:textId="4833794B" w:rsidR="005E448A" w:rsidRDefault="005E448A" w:rsidP="00396597"/>
        <w:p w14:paraId="02C55573" w14:textId="000C98E2" w:rsidR="00141FEA" w:rsidRDefault="005E448A">
          <w:pPr>
            <w:pStyle w:val="TDC1"/>
            <w:tabs>
              <w:tab w:val="right" w:leader="dot" w:pos="8828"/>
            </w:tabs>
            <w:rPr>
              <w:rFonts w:asciiTheme="minorHAnsi" w:eastAsiaTheme="minorEastAsia" w:hAnsiTheme="minorHAnsi" w:cstheme="minorBidi"/>
              <w:noProof/>
              <w:color w:val="auto"/>
              <w:lang w:eastAsia="es-CL"/>
            </w:rPr>
          </w:pPr>
          <w:r>
            <w:rPr>
              <w:b/>
              <w:bCs/>
              <w:lang w:val="es-ES"/>
            </w:rPr>
            <w:fldChar w:fldCharType="begin"/>
          </w:r>
          <w:r>
            <w:rPr>
              <w:b/>
              <w:bCs/>
              <w:lang w:val="es-ES"/>
            </w:rPr>
            <w:instrText xml:space="preserve"> TOC \o "1-3" \h \z \u </w:instrText>
          </w:r>
          <w:r>
            <w:rPr>
              <w:b/>
              <w:bCs/>
              <w:lang w:val="es-ES"/>
            </w:rPr>
            <w:fldChar w:fldCharType="separate"/>
          </w:r>
          <w:hyperlink w:anchor="_Toc103776555" w:history="1">
            <w:r w:rsidR="00141FEA" w:rsidRPr="002E7D9F">
              <w:rPr>
                <w:rStyle w:val="Hipervnculo"/>
                <w:noProof/>
              </w:rPr>
              <w:t>1. Aspectos Generales</w:t>
            </w:r>
            <w:r w:rsidR="00141FEA">
              <w:rPr>
                <w:noProof/>
                <w:webHidden/>
              </w:rPr>
              <w:tab/>
            </w:r>
            <w:r w:rsidR="00141FEA">
              <w:rPr>
                <w:noProof/>
                <w:webHidden/>
              </w:rPr>
              <w:fldChar w:fldCharType="begin"/>
            </w:r>
            <w:r w:rsidR="00141FEA">
              <w:rPr>
                <w:noProof/>
                <w:webHidden/>
              </w:rPr>
              <w:instrText xml:space="preserve"> PAGEREF _Toc103776555 \h </w:instrText>
            </w:r>
            <w:r w:rsidR="00141FEA">
              <w:rPr>
                <w:noProof/>
                <w:webHidden/>
              </w:rPr>
            </w:r>
            <w:r w:rsidR="00141FEA">
              <w:rPr>
                <w:noProof/>
                <w:webHidden/>
              </w:rPr>
              <w:fldChar w:fldCharType="separate"/>
            </w:r>
            <w:r w:rsidR="00141FEA">
              <w:rPr>
                <w:noProof/>
                <w:webHidden/>
              </w:rPr>
              <w:t>5</w:t>
            </w:r>
            <w:r w:rsidR="00141FEA">
              <w:rPr>
                <w:noProof/>
                <w:webHidden/>
              </w:rPr>
              <w:fldChar w:fldCharType="end"/>
            </w:r>
          </w:hyperlink>
        </w:p>
        <w:p w14:paraId="676BDDD0" w14:textId="2A0A0571" w:rsidR="00141FEA" w:rsidRDefault="00905634" w:rsidP="00141FEA">
          <w:pPr>
            <w:pStyle w:val="TDC2"/>
            <w:rPr>
              <w:rFonts w:asciiTheme="minorHAnsi" w:eastAsiaTheme="minorEastAsia" w:hAnsiTheme="minorHAnsi" w:cstheme="minorBidi"/>
              <w:noProof/>
              <w:color w:val="auto"/>
              <w:lang w:eastAsia="es-CL"/>
            </w:rPr>
          </w:pPr>
          <w:hyperlink w:anchor="_Toc103776556" w:history="1">
            <w:r w:rsidR="00141FEA" w:rsidRPr="002E7D9F">
              <w:rPr>
                <w:rStyle w:val="Hipervnculo"/>
                <w:noProof/>
              </w:rPr>
              <w:t>1.1 Objetivo</w:t>
            </w:r>
            <w:r w:rsidR="00141FEA">
              <w:rPr>
                <w:noProof/>
                <w:webHidden/>
              </w:rPr>
              <w:tab/>
            </w:r>
            <w:r w:rsidR="00141FEA">
              <w:rPr>
                <w:noProof/>
                <w:webHidden/>
              </w:rPr>
              <w:fldChar w:fldCharType="begin"/>
            </w:r>
            <w:r w:rsidR="00141FEA">
              <w:rPr>
                <w:noProof/>
                <w:webHidden/>
              </w:rPr>
              <w:instrText xml:space="preserve"> PAGEREF _Toc103776556 \h </w:instrText>
            </w:r>
            <w:r w:rsidR="00141FEA">
              <w:rPr>
                <w:noProof/>
                <w:webHidden/>
              </w:rPr>
            </w:r>
            <w:r w:rsidR="00141FEA">
              <w:rPr>
                <w:noProof/>
                <w:webHidden/>
              </w:rPr>
              <w:fldChar w:fldCharType="separate"/>
            </w:r>
            <w:r w:rsidR="00141FEA">
              <w:rPr>
                <w:noProof/>
                <w:webHidden/>
              </w:rPr>
              <w:t>5</w:t>
            </w:r>
            <w:r w:rsidR="00141FEA">
              <w:rPr>
                <w:noProof/>
                <w:webHidden/>
              </w:rPr>
              <w:fldChar w:fldCharType="end"/>
            </w:r>
          </w:hyperlink>
        </w:p>
        <w:p w14:paraId="302967E1" w14:textId="59E62204" w:rsidR="00141FEA" w:rsidRDefault="00905634" w:rsidP="00141FEA">
          <w:pPr>
            <w:pStyle w:val="TDC2"/>
            <w:rPr>
              <w:rFonts w:asciiTheme="minorHAnsi" w:eastAsiaTheme="minorEastAsia" w:hAnsiTheme="minorHAnsi" w:cstheme="minorBidi"/>
              <w:noProof/>
              <w:color w:val="auto"/>
              <w:lang w:eastAsia="es-CL"/>
            </w:rPr>
          </w:pPr>
          <w:hyperlink w:anchor="_Toc103776557" w:history="1">
            <w:r w:rsidR="00141FEA" w:rsidRPr="002E7D9F">
              <w:rPr>
                <w:rStyle w:val="Hipervnculo"/>
                <w:noProof/>
              </w:rPr>
              <w:t>1.2 Alcance</w:t>
            </w:r>
            <w:r w:rsidR="00141FEA">
              <w:rPr>
                <w:noProof/>
                <w:webHidden/>
              </w:rPr>
              <w:tab/>
            </w:r>
            <w:r w:rsidR="00141FEA">
              <w:rPr>
                <w:noProof/>
                <w:webHidden/>
              </w:rPr>
              <w:fldChar w:fldCharType="begin"/>
            </w:r>
            <w:r w:rsidR="00141FEA">
              <w:rPr>
                <w:noProof/>
                <w:webHidden/>
              </w:rPr>
              <w:instrText xml:space="preserve"> PAGEREF _Toc103776557 \h </w:instrText>
            </w:r>
            <w:r w:rsidR="00141FEA">
              <w:rPr>
                <w:noProof/>
                <w:webHidden/>
              </w:rPr>
            </w:r>
            <w:r w:rsidR="00141FEA">
              <w:rPr>
                <w:noProof/>
                <w:webHidden/>
              </w:rPr>
              <w:fldChar w:fldCharType="separate"/>
            </w:r>
            <w:r w:rsidR="00141FEA">
              <w:rPr>
                <w:noProof/>
                <w:webHidden/>
              </w:rPr>
              <w:t>5</w:t>
            </w:r>
            <w:r w:rsidR="00141FEA">
              <w:rPr>
                <w:noProof/>
                <w:webHidden/>
              </w:rPr>
              <w:fldChar w:fldCharType="end"/>
            </w:r>
          </w:hyperlink>
        </w:p>
        <w:p w14:paraId="3F83021F" w14:textId="5CB162F4" w:rsidR="00141FEA" w:rsidRDefault="00905634" w:rsidP="00141FEA">
          <w:pPr>
            <w:pStyle w:val="TDC2"/>
            <w:rPr>
              <w:rFonts w:asciiTheme="minorHAnsi" w:eastAsiaTheme="minorEastAsia" w:hAnsiTheme="minorHAnsi" w:cstheme="minorBidi"/>
              <w:noProof/>
              <w:color w:val="auto"/>
              <w:lang w:eastAsia="es-CL"/>
            </w:rPr>
          </w:pPr>
          <w:hyperlink w:anchor="_Toc103776558" w:history="1">
            <w:r w:rsidR="00141FEA" w:rsidRPr="002E7D9F">
              <w:rPr>
                <w:rStyle w:val="Hipervnculo"/>
                <w:noProof/>
              </w:rPr>
              <w:t>1.3 Responsabilidades</w:t>
            </w:r>
            <w:r w:rsidR="00141FEA">
              <w:rPr>
                <w:noProof/>
                <w:webHidden/>
              </w:rPr>
              <w:tab/>
            </w:r>
            <w:r w:rsidR="00141FEA">
              <w:rPr>
                <w:noProof/>
                <w:webHidden/>
              </w:rPr>
              <w:fldChar w:fldCharType="begin"/>
            </w:r>
            <w:r w:rsidR="00141FEA">
              <w:rPr>
                <w:noProof/>
                <w:webHidden/>
              </w:rPr>
              <w:instrText xml:space="preserve"> PAGEREF _Toc103776558 \h </w:instrText>
            </w:r>
            <w:r w:rsidR="00141FEA">
              <w:rPr>
                <w:noProof/>
                <w:webHidden/>
              </w:rPr>
            </w:r>
            <w:r w:rsidR="00141FEA">
              <w:rPr>
                <w:noProof/>
                <w:webHidden/>
              </w:rPr>
              <w:fldChar w:fldCharType="separate"/>
            </w:r>
            <w:r w:rsidR="00141FEA">
              <w:rPr>
                <w:noProof/>
                <w:webHidden/>
              </w:rPr>
              <w:t>7</w:t>
            </w:r>
            <w:r w:rsidR="00141FEA">
              <w:rPr>
                <w:noProof/>
                <w:webHidden/>
              </w:rPr>
              <w:fldChar w:fldCharType="end"/>
            </w:r>
          </w:hyperlink>
        </w:p>
        <w:p w14:paraId="1FF541DF" w14:textId="0FC85C82" w:rsidR="00141FEA" w:rsidRDefault="00905634">
          <w:pPr>
            <w:pStyle w:val="TDC1"/>
            <w:tabs>
              <w:tab w:val="right" w:leader="dot" w:pos="8828"/>
            </w:tabs>
            <w:rPr>
              <w:rFonts w:asciiTheme="minorHAnsi" w:eastAsiaTheme="minorEastAsia" w:hAnsiTheme="minorHAnsi" w:cstheme="minorBidi"/>
              <w:noProof/>
              <w:color w:val="auto"/>
              <w:lang w:eastAsia="es-CL"/>
            </w:rPr>
          </w:pPr>
          <w:hyperlink w:anchor="_Toc103776559" w:history="1">
            <w:r w:rsidR="00141FEA" w:rsidRPr="002E7D9F">
              <w:rPr>
                <w:rStyle w:val="Hipervnculo"/>
                <w:noProof/>
              </w:rPr>
              <w:t>2. Instructivo de uso PNTM – Sección Antígeno</w:t>
            </w:r>
            <w:r w:rsidR="00141FEA">
              <w:rPr>
                <w:noProof/>
                <w:webHidden/>
              </w:rPr>
              <w:tab/>
            </w:r>
            <w:r w:rsidR="00141FEA">
              <w:rPr>
                <w:noProof/>
                <w:webHidden/>
              </w:rPr>
              <w:fldChar w:fldCharType="begin"/>
            </w:r>
            <w:r w:rsidR="00141FEA">
              <w:rPr>
                <w:noProof/>
                <w:webHidden/>
              </w:rPr>
              <w:instrText xml:space="preserve"> PAGEREF _Toc103776559 \h </w:instrText>
            </w:r>
            <w:r w:rsidR="00141FEA">
              <w:rPr>
                <w:noProof/>
                <w:webHidden/>
              </w:rPr>
            </w:r>
            <w:r w:rsidR="00141FEA">
              <w:rPr>
                <w:noProof/>
                <w:webHidden/>
              </w:rPr>
              <w:fldChar w:fldCharType="separate"/>
            </w:r>
            <w:r w:rsidR="00141FEA">
              <w:rPr>
                <w:noProof/>
                <w:webHidden/>
              </w:rPr>
              <w:t>7</w:t>
            </w:r>
            <w:r w:rsidR="00141FEA">
              <w:rPr>
                <w:noProof/>
                <w:webHidden/>
              </w:rPr>
              <w:fldChar w:fldCharType="end"/>
            </w:r>
          </w:hyperlink>
        </w:p>
        <w:p w14:paraId="1EECBCFD" w14:textId="47272FCA" w:rsidR="00141FEA" w:rsidRDefault="00905634" w:rsidP="00141FEA">
          <w:pPr>
            <w:pStyle w:val="TDC2"/>
            <w:rPr>
              <w:rFonts w:asciiTheme="minorHAnsi" w:eastAsiaTheme="minorEastAsia" w:hAnsiTheme="minorHAnsi" w:cstheme="minorBidi"/>
              <w:noProof/>
              <w:color w:val="auto"/>
              <w:lang w:eastAsia="es-CL"/>
            </w:rPr>
          </w:pPr>
          <w:hyperlink w:anchor="_Toc103776560" w:history="1">
            <w:r w:rsidR="00141FEA" w:rsidRPr="002E7D9F">
              <w:rPr>
                <w:rStyle w:val="Hipervnculo"/>
                <w:noProof/>
              </w:rPr>
              <w:t>2.1 Ingreso a la plataforma</w:t>
            </w:r>
            <w:r w:rsidR="00141FEA">
              <w:rPr>
                <w:noProof/>
                <w:webHidden/>
              </w:rPr>
              <w:tab/>
            </w:r>
            <w:r w:rsidR="00141FEA">
              <w:rPr>
                <w:noProof/>
                <w:webHidden/>
              </w:rPr>
              <w:fldChar w:fldCharType="begin"/>
            </w:r>
            <w:r w:rsidR="00141FEA">
              <w:rPr>
                <w:noProof/>
                <w:webHidden/>
              </w:rPr>
              <w:instrText xml:space="preserve"> PAGEREF _Toc103776560 \h </w:instrText>
            </w:r>
            <w:r w:rsidR="00141FEA">
              <w:rPr>
                <w:noProof/>
                <w:webHidden/>
              </w:rPr>
            </w:r>
            <w:r w:rsidR="00141FEA">
              <w:rPr>
                <w:noProof/>
                <w:webHidden/>
              </w:rPr>
              <w:fldChar w:fldCharType="separate"/>
            </w:r>
            <w:r w:rsidR="00141FEA">
              <w:rPr>
                <w:noProof/>
                <w:webHidden/>
              </w:rPr>
              <w:t>7</w:t>
            </w:r>
            <w:r w:rsidR="00141FEA">
              <w:rPr>
                <w:noProof/>
                <w:webHidden/>
              </w:rPr>
              <w:fldChar w:fldCharType="end"/>
            </w:r>
          </w:hyperlink>
        </w:p>
        <w:p w14:paraId="7B1AF97E" w14:textId="23C34E31" w:rsidR="00141FEA" w:rsidRDefault="00905634" w:rsidP="00141FEA">
          <w:pPr>
            <w:pStyle w:val="TDC2"/>
            <w:rPr>
              <w:rFonts w:asciiTheme="minorHAnsi" w:eastAsiaTheme="minorEastAsia" w:hAnsiTheme="minorHAnsi" w:cstheme="minorBidi"/>
              <w:noProof/>
              <w:color w:val="auto"/>
              <w:lang w:eastAsia="es-CL"/>
            </w:rPr>
          </w:pPr>
          <w:hyperlink w:anchor="_Toc103776561" w:history="1">
            <w:r w:rsidR="00141FEA" w:rsidRPr="002E7D9F">
              <w:rPr>
                <w:rStyle w:val="Hipervnculo"/>
                <w:noProof/>
              </w:rPr>
              <w:t>2.2 Sección Establecimientos</w:t>
            </w:r>
            <w:r w:rsidR="00141FEA">
              <w:rPr>
                <w:noProof/>
                <w:webHidden/>
              </w:rPr>
              <w:tab/>
            </w:r>
            <w:r w:rsidR="00141FEA">
              <w:rPr>
                <w:noProof/>
                <w:webHidden/>
              </w:rPr>
              <w:fldChar w:fldCharType="begin"/>
            </w:r>
            <w:r w:rsidR="00141FEA">
              <w:rPr>
                <w:noProof/>
                <w:webHidden/>
              </w:rPr>
              <w:instrText xml:space="preserve"> PAGEREF _Toc103776561 \h </w:instrText>
            </w:r>
            <w:r w:rsidR="00141FEA">
              <w:rPr>
                <w:noProof/>
                <w:webHidden/>
              </w:rPr>
            </w:r>
            <w:r w:rsidR="00141FEA">
              <w:rPr>
                <w:noProof/>
                <w:webHidden/>
              </w:rPr>
              <w:fldChar w:fldCharType="separate"/>
            </w:r>
            <w:r w:rsidR="00141FEA">
              <w:rPr>
                <w:noProof/>
                <w:webHidden/>
              </w:rPr>
              <w:t>8</w:t>
            </w:r>
            <w:r w:rsidR="00141FEA">
              <w:rPr>
                <w:noProof/>
                <w:webHidden/>
              </w:rPr>
              <w:fldChar w:fldCharType="end"/>
            </w:r>
          </w:hyperlink>
        </w:p>
        <w:p w14:paraId="54E250D5" w14:textId="2357FE74" w:rsidR="00141FEA" w:rsidRDefault="00905634" w:rsidP="00141FEA">
          <w:pPr>
            <w:pStyle w:val="TDC2"/>
            <w:rPr>
              <w:rFonts w:asciiTheme="minorHAnsi" w:eastAsiaTheme="minorEastAsia" w:hAnsiTheme="minorHAnsi" w:cstheme="minorBidi"/>
              <w:noProof/>
              <w:color w:val="auto"/>
              <w:lang w:eastAsia="es-CL"/>
            </w:rPr>
          </w:pPr>
          <w:hyperlink w:anchor="_Toc103776562" w:history="1">
            <w:r w:rsidR="00141FEA" w:rsidRPr="002E7D9F">
              <w:rPr>
                <w:rStyle w:val="Hipervnculo"/>
                <w:noProof/>
              </w:rPr>
              <w:t>2.3 Sección Antígeno – Muestras en creación</w:t>
            </w:r>
            <w:r w:rsidR="00141FEA">
              <w:rPr>
                <w:noProof/>
                <w:webHidden/>
              </w:rPr>
              <w:tab/>
            </w:r>
            <w:r w:rsidR="00141FEA">
              <w:rPr>
                <w:noProof/>
                <w:webHidden/>
              </w:rPr>
              <w:fldChar w:fldCharType="begin"/>
            </w:r>
            <w:r w:rsidR="00141FEA">
              <w:rPr>
                <w:noProof/>
                <w:webHidden/>
              </w:rPr>
              <w:instrText xml:space="preserve"> PAGEREF _Toc103776562 \h </w:instrText>
            </w:r>
            <w:r w:rsidR="00141FEA">
              <w:rPr>
                <w:noProof/>
                <w:webHidden/>
              </w:rPr>
            </w:r>
            <w:r w:rsidR="00141FEA">
              <w:rPr>
                <w:noProof/>
                <w:webHidden/>
              </w:rPr>
              <w:fldChar w:fldCharType="separate"/>
            </w:r>
            <w:r w:rsidR="00141FEA">
              <w:rPr>
                <w:noProof/>
                <w:webHidden/>
              </w:rPr>
              <w:t>10</w:t>
            </w:r>
            <w:r w:rsidR="00141FEA">
              <w:rPr>
                <w:noProof/>
                <w:webHidden/>
              </w:rPr>
              <w:fldChar w:fldCharType="end"/>
            </w:r>
          </w:hyperlink>
        </w:p>
        <w:p w14:paraId="0943D12D" w14:textId="22A96B45" w:rsidR="00141FEA" w:rsidRDefault="00905634">
          <w:pPr>
            <w:pStyle w:val="TDC3"/>
            <w:tabs>
              <w:tab w:val="right" w:leader="dot" w:pos="8828"/>
            </w:tabs>
            <w:rPr>
              <w:rFonts w:asciiTheme="minorHAnsi" w:eastAsiaTheme="minorEastAsia" w:hAnsiTheme="minorHAnsi" w:cstheme="minorBidi"/>
              <w:noProof/>
              <w:color w:val="auto"/>
              <w:lang w:eastAsia="es-CL"/>
            </w:rPr>
          </w:pPr>
          <w:hyperlink w:anchor="_Toc103776563" w:history="1">
            <w:r w:rsidR="00141FEA" w:rsidRPr="002E7D9F">
              <w:rPr>
                <w:rStyle w:val="Hipervnculo"/>
                <w:noProof/>
              </w:rPr>
              <w:t>2.3.1 Registro de datos del profesional que registra la toma de muestra</w:t>
            </w:r>
            <w:r w:rsidR="00141FEA">
              <w:rPr>
                <w:noProof/>
                <w:webHidden/>
              </w:rPr>
              <w:tab/>
            </w:r>
            <w:r w:rsidR="00141FEA">
              <w:rPr>
                <w:noProof/>
                <w:webHidden/>
              </w:rPr>
              <w:fldChar w:fldCharType="begin"/>
            </w:r>
            <w:r w:rsidR="00141FEA">
              <w:rPr>
                <w:noProof/>
                <w:webHidden/>
              </w:rPr>
              <w:instrText xml:space="preserve"> PAGEREF _Toc103776563 \h </w:instrText>
            </w:r>
            <w:r w:rsidR="00141FEA">
              <w:rPr>
                <w:noProof/>
                <w:webHidden/>
              </w:rPr>
            </w:r>
            <w:r w:rsidR="00141FEA">
              <w:rPr>
                <w:noProof/>
                <w:webHidden/>
              </w:rPr>
              <w:fldChar w:fldCharType="separate"/>
            </w:r>
            <w:r w:rsidR="00141FEA">
              <w:rPr>
                <w:noProof/>
                <w:webHidden/>
              </w:rPr>
              <w:t>12</w:t>
            </w:r>
            <w:r w:rsidR="00141FEA">
              <w:rPr>
                <w:noProof/>
                <w:webHidden/>
              </w:rPr>
              <w:fldChar w:fldCharType="end"/>
            </w:r>
          </w:hyperlink>
        </w:p>
        <w:p w14:paraId="09BC5E01" w14:textId="0A989D33" w:rsidR="00141FEA" w:rsidRDefault="00905634">
          <w:pPr>
            <w:pStyle w:val="TDC3"/>
            <w:tabs>
              <w:tab w:val="right" w:leader="dot" w:pos="8828"/>
            </w:tabs>
            <w:rPr>
              <w:rFonts w:asciiTheme="minorHAnsi" w:eastAsiaTheme="minorEastAsia" w:hAnsiTheme="minorHAnsi" w:cstheme="minorBidi"/>
              <w:noProof/>
              <w:color w:val="auto"/>
              <w:lang w:eastAsia="es-CL"/>
            </w:rPr>
          </w:pPr>
          <w:hyperlink w:anchor="_Toc103776564" w:history="1">
            <w:r w:rsidR="00141FEA" w:rsidRPr="002E7D9F">
              <w:rPr>
                <w:rStyle w:val="Hipervnculo"/>
                <w:noProof/>
              </w:rPr>
              <w:t>2.3.2 Registro de datos del profesional médico que realiza la solicitud de toma de muestra</w:t>
            </w:r>
            <w:r w:rsidR="00141FEA">
              <w:rPr>
                <w:noProof/>
                <w:webHidden/>
              </w:rPr>
              <w:tab/>
            </w:r>
            <w:r w:rsidR="00141FEA">
              <w:rPr>
                <w:noProof/>
                <w:webHidden/>
              </w:rPr>
              <w:fldChar w:fldCharType="begin"/>
            </w:r>
            <w:r w:rsidR="00141FEA">
              <w:rPr>
                <w:noProof/>
                <w:webHidden/>
              </w:rPr>
              <w:instrText xml:space="preserve"> PAGEREF _Toc103776564 \h </w:instrText>
            </w:r>
            <w:r w:rsidR="00141FEA">
              <w:rPr>
                <w:noProof/>
                <w:webHidden/>
              </w:rPr>
            </w:r>
            <w:r w:rsidR="00141FEA">
              <w:rPr>
                <w:noProof/>
                <w:webHidden/>
              </w:rPr>
              <w:fldChar w:fldCharType="separate"/>
            </w:r>
            <w:r w:rsidR="00141FEA">
              <w:rPr>
                <w:noProof/>
                <w:webHidden/>
              </w:rPr>
              <w:t>12</w:t>
            </w:r>
            <w:r w:rsidR="00141FEA">
              <w:rPr>
                <w:noProof/>
                <w:webHidden/>
              </w:rPr>
              <w:fldChar w:fldCharType="end"/>
            </w:r>
          </w:hyperlink>
        </w:p>
        <w:p w14:paraId="1A6EF7C0" w14:textId="5B97E007" w:rsidR="00141FEA" w:rsidRDefault="00905634">
          <w:pPr>
            <w:pStyle w:val="TDC3"/>
            <w:tabs>
              <w:tab w:val="right" w:leader="dot" w:pos="8828"/>
            </w:tabs>
            <w:rPr>
              <w:rFonts w:asciiTheme="minorHAnsi" w:eastAsiaTheme="minorEastAsia" w:hAnsiTheme="minorHAnsi" w:cstheme="minorBidi"/>
              <w:noProof/>
              <w:color w:val="auto"/>
              <w:lang w:eastAsia="es-CL"/>
            </w:rPr>
          </w:pPr>
          <w:hyperlink w:anchor="_Toc103776565" w:history="1">
            <w:r w:rsidR="00141FEA" w:rsidRPr="002E7D9F">
              <w:rPr>
                <w:rStyle w:val="Hipervnculo"/>
                <w:noProof/>
              </w:rPr>
              <w:t>2.3.3 Registro de datos del paciente</w:t>
            </w:r>
            <w:r w:rsidR="00141FEA">
              <w:rPr>
                <w:noProof/>
                <w:webHidden/>
              </w:rPr>
              <w:tab/>
            </w:r>
            <w:r w:rsidR="00141FEA">
              <w:rPr>
                <w:noProof/>
                <w:webHidden/>
              </w:rPr>
              <w:fldChar w:fldCharType="begin"/>
            </w:r>
            <w:r w:rsidR="00141FEA">
              <w:rPr>
                <w:noProof/>
                <w:webHidden/>
              </w:rPr>
              <w:instrText xml:space="preserve"> PAGEREF _Toc103776565 \h </w:instrText>
            </w:r>
            <w:r w:rsidR="00141FEA">
              <w:rPr>
                <w:noProof/>
                <w:webHidden/>
              </w:rPr>
            </w:r>
            <w:r w:rsidR="00141FEA">
              <w:rPr>
                <w:noProof/>
                <w:webHidden/>
              </w:rPr>
              <w:fldChar w:fldCharType="separate"/>
            </w:r>
            <w:r w:rsidR="00141FEA">
              <w:rPr>
                <w:noProof/>
                <w:webHidden/>
              </w:rPr>
              <w:t>13</w:t>
            </w:r>
            <w:r w:rsidR="00141FEA">
              <w:rPr>
                <w:noProof/>
                <w:webHidden/>
              </w:rPr>
              <w:fldChar w:fldCharType="end"/>
            </w:r>
          </w:hyperlink>
        </w:p>
        <w:p w14:paraId="2E233ABF" w14:textId="51CDB205" w:rsidR="00141FEA" w:rsidRDefault="00905634">
          <w:pPr>
            <w:pStyle w:val="TDC3"/>
            <w:tabs>
              <w:tab w:val="right" w:leader="dot" w:pos="8828"/>
            </w:tabs>
            <w:rPr>
              <w:rFonts w:asciiTheme="minorHAnsi" w:eastAsiaTheme="minorEastAsia" w:hAnsiTheme="minorHAnsi" w:cstheme="minorBidi"/>
              <w:noProof/>
              <w:color w:val="auto"/>
              <w:lang w:eastAsia="es-CL"/>
            </w:rPr>
          </w:pPr>
          <w:hyperlink w:anchor="_Toc103776566" w:history="1">
            <w:r w:rsidR="00141FEA" w:rsidRPr="002E7D9F">
              <w:rPr>
                <w:rStyle w:val="Hipervnculo"/>
                <w:noProof/>
              </w:rPr>
              <w:t>2.3.3.1 Consideraciones Generales de Ingreso de datos</w:t>
            </w:r>
            <w:r w:rsidR="00141FEA">
              <w:rPr>
                <w:noProof/>
                <w:webHidden/>
              </w:rPr>
              <w:tab/>
            </w:r>
            <w:r w:rsidR="00141FEA">
              <w:rPr>
                <w:noProof/>
                <w:webHidden/>
              </w:rPr>
              <w:fldChar w:fldCharType="begin"/>
            </w:r>
            <w:r w:rsidR="00141FEA">
              <w:rPr>
                <w:noProof/>
                <w:webHidden/>
              </w:rPr>
              <w:instrText xml:space="preserve"> PAGEREF _Toc103776566 \h </w:instrText>
            </w:r>
            <w:r w:rsidR="00141FEA">
              <w:rPr>
                <w:noProof/>
                <w:webHidden/>
              </w:rPr>
            </w:r>
            <w:r w:rsidR="00141FEA">
              <w:rPr>
                <w:noProof/>
                <w:webHidden/>
              </w:rPr>
              <w:fldChar w:fldCharType="separate"/>
            </w:r>
            <w:r w:rsidR="00141FEA">
              <w:rPr>
                <w:noProof/>
                <w:webHidden/>
              </w:rPr>
              <w:t>14</w:t>
            </w:r>
            <w:r w:rsidR="00141FEA">
              <w:rPr>
                <w:noProof/>
                <w:webHidden/>
              </w:rPr>
              <w:fldChar w:fldCharType="end"/>
            </w:r>
          </w:hyperlink>
        </w:p>
        <w:p w14:paraId="18917B7E" w14:textId="505D99FE" w:rsidR="00141FEA" w:rsidRDefault="00905634">
          <w:pPr>
            <w:pStyle w:val="TDC3"/>
            <w:tabs>
              <w:tab w:val="right" w:leader="dot" w:pos="8828"/>
            </w:tabs>
            <w:rPr>
              <w:rFonts w:asciiTheme="minorHAnsi" w:eastAsiaTheme="minorEastAsia" w:hAnsiTheme="minorHAnsi" w:cstheme="minorBidi"/>
              <w:noProof/>
              <w:color w:val="auto"/>
              <w:lang w:eastAsia="es-CL"/>
            </w:rPr>
          </w:pPr>
          <w:hyperlink w:anchor="_Toc103776567" w:history="1">
            <w:r w:rsidR="00141FEA" w:rsidRPr="002E7D9F">
              <w:rPr>
                <w:rStyle w:val="Hipervnculo"/>
                <w:noProof/>
              </w:rPr>
              <w:t>2.3.3.2 Consideraciones Ingreso con RUN</w:t>
            </w:r>
            <w:r w:rsidR="00141FEA">
              <w:rPr>
                <w:noProof/>
                <w:webHidden/>
              </w:rPr>
              <w:tab/>
            </w:r>
            <w:r w:rsidR="00141FEA">
              <w:rPr>
                <w:noProof/>
                <w:webHidden/>
              </w:rPr>
              <w:fldChar w:fldCharType="begin"/>
            </w:r>
            <w:r w:rsidR="00141FEA">
              <w:rPr>
                <w:noProof/>
                <w:webHidden/>
              </w:rPr>
              <w:instrText xml:space="preserve"> PAGEREF _Toc103776567 \h </w:instrText>
            </w:r>
            <w:r w:rsidR="00141FEA">
              <w:rPr>
                <w:noProof/>
                <w:webHidden/>
              </w:rPr>
            </w:r>
            <w:r w:rsidR="00141FEA">
              <w:rPr>
                <w:noProof/>
                <w:webHidden/>
              </w:rPr>
              <w:fldChar w:fldCharType="separate"/>
            </w:r>
            <w:r w:rsidR="00141FEA">
              <w:rPr>
                <w:noProof/>
                <w:webHidden/>
              </w:rPr>
              <w:t>15</w:t>
            </w:r>
            <w:r w:rsidR="00141FEA">
              <w:rPr>
                <w:noProof/>
                <w:webHidden/>
              </w:rPr>
              <w:fldChar w:fldCharType="end"/>
            </w:r>
          </w:hyperlink>
        </w:p>
        <w:p w14:paraId="203B5CE7" w14:textId="11BB7F39" w:rsidR="00141FEA" w:rsidRDefault="00905634">
          <w:pPr>
            <w:pStyle w:val="TDC3"/>
            <w:tabs>
              <w:tab w:val="right" w:leader="dot" w:pos="8828"/>
            </w:tabs>
            <w:rPr>
              <w:rFonts w:asciiTheme="minorHAnsi" w:eastAsiaTheme="minorEastAsia" w:hAnsiTheme="minorHAnsi" w:cstheme="minorBidi"/>
              <w:noProof/>
              <w:color w:val="auto"/>
              <w:lang w:eastAsia="es-CL"/>
            </w:rPr>
          </w:pPr>
          <w:hyperlink w:anchor="_Toc103776568" w:history="1">
            <w:r w:rsidR="00141FEA" w:rsidRPr="002E7D9F">
              <w:rPr>
                <w:rStyle w:val="Hipervnculo"/>
                <w:noProof/>
              </w:rPr>
              <w:t>2.3.3.3 Consideraciones Ingreso con otro tipo de identificación</w:t>
            </w:r>
            <w:r w:rsidR="00141FEA">
              <w:rPr>
                <w:noProof/>
                <w:webHidden/>
              </w:rPr>
              <w:tab/>
            </w:r>
            <w:r w:rsidR="00141FEA">
              <w:rPr>
                <w:noProof/>
                <w:webHidden/>
              </w:rPr>
              <w:fldChar w:fldCharType="begin"/>
            </w:r>
            <w:r w:rsidR="00141FEA">
              <w:rPr>
                <w:noProof/>
                <w:webHidden/>
              </w:rPr>
              <w:instrText xml:space="preserve"> PAGEREF _Toc103776568 \h </w:instrText>
            </w:r>
            <w:r w:rsidR="00141FEA">
              <w:rPr>
                <w:noProof/>
                <w:webHidden/>
              </w:rPr>
            </w:r>
            <w:r w:rsidR="00141FEA">
              <w:rPr>
                <w:noProof/>
                <w:webHidden/>
              </w:rPr>
              <w:fldChar w:fldCharType="separate"/>
            </w:r>
            <w:r w:rsidR="00141FEA">
              <w:rPr>
                <w:noProof/>
                <w:webHidden/>
              </w:rPr>
              <w:t>15</w:t>
            </w:r>
            <w:r w:rsidR="00141FEA">
              <w:rPr>
                <w:noProof/>
                <w:webHidden/>
              </w:rPr>
              <w:fldChar w:fldCharType="end"/>
            </w:r>
          </w:hyperlink>
        </w:p>
        <w:p w14:paraId="2067D260" w14:textId="24DD0878" w:rsidR="00141FEA" w:rsidRDefault="00905634">
          <w:pPr>
            <w:pStyle w:val="TDC3"/>
            <w:tabs>
              <w:tab w:val="right" w:leader="dot" w:pos="8828"/>
            </w:tabs>
            <w:rPr>
              <w:rFonts w:asciiTheme="minorHAnsi" w:eastAsiaTheme="minorEastAsia" w:hAnsiTheme="minorHAnsi" w:cstheme="minorBidi"/>
              <w:noProof/>
              <w:color w:val="auto"/>
              <w:lang w:eastAsia="es-CL"/>
            </w:rPr>
          </w:pPr>
          <w:hyperlink w:anchor="_Toc103776569" w:history="1">
            <w:r w:rsidR="00141FEA" w:rsidRPr="002E7D9F">
              <w:rPr>
                <w:rStyle w:val="Hipervnculo"/>
                <w:noProof/>
              </w:rPr>
              <w:t>2.3.4 Registro de datos de la muestra y resultado</w:t>
            </w:r>
            <w:r w:rsidR="00141FEA">
              <w:rPr>
                <w:noProof/>
                <w:webHidden/>
              </w:rPr>
              <w:tab/>
            </w:r>
            <w:r w:rsidR="00141FEA">
              <w:rPr>
                <w:noProof/>
                <w:webHidden/>
              </w:rPr>
              <w:fldChar w:fldCharType="begin"/>
            </w:r>
            <w:r w:rsidR="00141FEA">
              <w:rPr>
                <w:noProof/>
                <w:webHidden/>
              </w:rPr>
              <w:instrText xml:space="preserve"> PAGEREF _Toc103776569 \h </w:instrText>
            </w:r>
            <w:r w:rsidR="00141FEA">
              <w:rPr>
                <w:noProof/>
                <w:webHidden/>
              </w:rPr>
            </w:r>
            <w:r w:rsidR="00141FEA">
              <w:rPr>
                <w:noProof/>
                <w:webHidden/>
              </w:rPr>
              <w:fldChar w:fldCharType="separate"/>
            </w:r>
            <w:r w:rsidR="00141FEA">
              <w:rPr>
                <w:noProof/>
                <w:webHidden/>
              </w:rPr>
              <w:t>16</w:t>
            </w:r>
            <w:r w:rsidR="00141FEA">
              <w:rPr>
                <w:noProof/>
                <w:webHidden/>
              </w:rPr>
              <w:fldChar w:fldCharType="end"/>
            </w:r>
          </w:hyperlink>
        </w:p>
        <w:p w14:paraId="49FE7927" w14:textId="6060A772" w:rsidR="00141FEA" w:rsidRDefault="00905634" w:rsidP="00141FEA">
          <w:pPr>
            <w:pStyle w:val="TDC2"/>
            <w:rPr>
              <w:rFonts w:asciiTheme="minorHAnsi" w:eastAsiaTheme="minorEastAsia" w:hAnsiTheme="minorHAnsi" w:cstheme="minorBidi"/>
              <w:noProof/>
              <w:color w:val="auto"/>
              <w:lang w:eastAsia="es-CL"/>
            </w:rPr>
          </w:pPr>
          <w:hyperlink w:anchor="_Toc103776570" w:history="1">
            <w:r w:rsidR="00141FEA" w:rsidRPr="002E7D9F">
              <w:rPr>
                <w:rStyle w:val="Hipervnculo"/>
                <w:noProof/>
              </w:rPr>
              <w:t>2.4 Sección Antígeno – Muestras finalizadas</w:t>
            </w:r>
            <w:r w:rsidR="00141FEA">
              <w:rPr>
                <w:noProof/>
                <w:webHidden/>
              </w:rPr>
              <w:tab/>
            </w:r>
            <w:r w:rsidR="00141FEA">
              <w:rPr>
                <w:noProof/>
                <w:webHidden/>
              </w:rPr>
              <w:fldChar w:fldCharType="begin"/>
            </w:r>
            <w:r w:rsidR="00141FEA">
              <w:rPr>
                <w:noProof/>
                <w:webHidden/>
              </w:rPr>
              <w:instrText xml:space="preserve"> PAGEREF _Toc103776570 \h </w:instrText>
            </w:r>
            <w:r w:rsidR="00141FEA">
              <w:rPr>
                <w:noProof/>
                <w:webHidden/>
              </w:rPr>
            </w:r>
            <w:r w:rsidR="00141FEA">
              <w:rPr>
                <w:noProof/>
                <w:webHidden/>
              </w:rPr>
              <w:fldChar w:fldCharType="separate"/>
            </w:r>
            <w:r w:rsidR="00141FEA">
              <w:rPr>
                <w:noProof/>
                <w:webHidden/>
              </w:rPr>
              <w:t>18</w:t>
            </w:r>
            <w:r w:rsidR="00141FEA">
              <w:rPr>
                <w:noProof/>
                <w:webHidden/>
              </w:rPr>
              <w:fldChar w:fldCharType="end"/>
            </w:r>
          </w:hyperlink>
        </w:p>
        <w:p w14:paraId="427AA38F" w14:textId="0A9E5184" w:rsidR="00141FEA" w:rsidRDefault="00905634" w:rsidP="00141FEA">
          <w:pPr>
            <w:pStyle w:val="TDC2"/>
            <w:rPr>
              <w:rFonts w:asciiTheme="minorHAnsi" w:eastAsiaTheme="minorEastAsia" w:hAnsiTheme="minorHAnsi" w:cstheme="minorBidi"/>
              <w:noProof/>
              <w:color w:val="auto"/>
              <w:lang w:eastAsia="es-CL"/>
            </w:rPr>
          </w:pPr>
          <w:hyperlink w:anchor="_Toc103776571" w:history="1">
            <w:r w:rsidR="00141FEA" w:rsidRPr="002E7D9F">
              <w:rPr>
                <w:rStyle w:val="Hipervnculo"/>
                <w:noProof/>
              </w:rPr>
              <w:t>2.5 Sección Antígeno – Cargas masivas</w:t>
            </w:r>
            <w:r w:rsidR="00141FEA">
              <w:rPr>
                <w:noProof/>
                <w:webHidden/>
              </w:rPr>
              <w:tab/>
            </w:r>
            <w:r w:rsidR="00141FEA">
              <w:rPr>
                <w:noProof/>
                <w:webHidden/>
              </w:rPr>
              <w:fldChar w:fldCharType="begin"/>
            </w:r>
            <w:r w:rsidR="00141FEA">
              <w:rPr>
                <w:noProof/>
                <w:webHidden/>
              </w:rPr>
              <w:instrText xml:space="preserve"> PAGEREF _Toc103776571 \h </w:instrText>
            </w:r>
            <w:r w:rsidR="00141FEA">
              <w:rPr>
                <w:noProof/>
                <w:webHidden/>
              </w:rPr>
            </w:r>
            <w:r w:rsidR="00141FEA">
              <w:rPr>
                <w:noProof/>
                <w:webHidden/>
              </w:rPr>
              <w:fldChar w:fldCharType="separate"/>
            </w:r>
            <w:r w:rsidR="00141FEA">
              <w:rPr>
                <w:noProof/>
                <w:webHidden/>
              </w:rPr>
              <w:t>19</w:t>
            </w:r>
            <w:r w:rsidR="00141FEA">
              <w:rPr>
                <w:noProof/>
                <w:webHidden/>
              </w:rPr>
              <w:fldChar w:fldCharType="end"/>
            </w:r>
          </w:hyperlink>
        </w:p>
        <w:p w14:paraId="3989D604" w14:textId="41A547B0" w:rsidR="005E448A" w:rsidRDefault="005E448A" w:rsidP="00985356">
          <w:pPr>
            <w:spacing w:line="360" w:lineRule="auto"/>
          </w:pPr>
          <w:r>
            <w:rPr>
              <w:b/>
              <w:bCs/>
              <w:lang w:val="es-ES"/>
            </w:rPr>
            <w:fldChar w:fldCharType="end"/>
          </w:r>
        </w:p>
      </w:sdtContent>
    </w:sdt>
    <w:p w14:paraId="06FB871C" w14:textId="77777777" w:rsidR="00E07513" w:rsidRDefault="00E07513">
      <w:pPr>
        <w:rPr>
          <w:b/>
          <w:color w:val="2E75B5"/>
        </w:rPr>
      </w:pPr>
    </w:p>
    <w:p w14:paraId="57B715C3" w14:textId="77777777" w:rsidR="00E07513" w:rsidRDefault="00E07513">
      <w:pPr>
        <w:rPr>
          <w:b/>
          <w:color w:val="2E75B5"/>
        </w:rPr>
      </w:pPr>
    </w:p>
    <w:p w14:paraId="6ECE8FB0" w14:textId="77777777" w:rsidR="00E07513" w:rsidRDefault="00E07513">
      <w:pPr>
        <w:rPr>
          <w:b/>
          <w:color w:val="2E75B5"/>
        </w:rPr>
      </w:pPr>
    </w:p>
    <w:p w14:paraId="7EE8FA46" w14:textId="77777777" w:rsidR="00E07513" w:rsidRDefault="00E07513">
      <w:pPr>
        <w:rPr>
          <w:b/>
          <w:color w:val="2E75B5"/>
        </w:rPr>
      </w:pPr>
    </w:p>
    <w:p w14:paraId="199778BD" w14:textId="439C546D" w:rsidR="00E07513" w:rsidRDefault="00E07513">
      <w:pPr>
        <w:spacing w:after="160" w:line="259" w:lineRule="auto"/>
        <w:jc w:val="left"/>
        <w:rPr>
          <w:b/>
          <w:color w:val="2E75B5"/>
        </w:rPr>
      </w:pPr>
      <w:r>
        <w:rPr>
          <w:b/>
          <w:color w:val="2E75B5"/>
        </w:rPr>
        <w:br w:type="page"/>
      </w:r>
    </w:p>
    <w:p w14:paraId="75933FEF" w14:textId="5D8A78C0" w:rsidR="00E07513" w:rsidRDefault="00E07513" w:rsidP="00E07513">
      <w:pPr>
        <w:rPr>
          <w:highlight w:val="white"/>
        </w:rPr>
      </w:pPr>
      <w:r>
        <w:rPr>
          <w:rFonts w:ascii="Century Gothic" w:eastAsiaTheme="majorEastAsia" w:hAnsi="Century Gothic" w:cstheme="majorBidi"/>
          <w:b/>
          <w:color w:val="2F5496" w:themeColor="accent1" w:themeShade="BF"/>
          <w:sz w:val="36"/>
          <w:szCs w:val="32"/>
        </w:rPr>
        <w:lastRenderedPageBreak/>
        <w:t>Glosario</w:t>
      </w:r>
    </w:p>
    <w:p w14:paraId="4AE516B6" w14:textId="77777777" w:rsidR="00E07513" w:rsidRDefault="00E07513" w:rsidP="00E07513">
      <w:pPr>
        <w:spacing w:line="276" w:lineRule="auto"/>
        <w:rPr>
          <w:b/>
          <w:color w:val="2E75B5"/>
        </w:rPr>
      </w:pPr>
    </w:p>
    <w:p w14:paraId="1AE91583" w14:textId="28A4873E" w:rsidR="00E07513" w:rsidRPr="00E07513" w:rsidRDefault="00E07513" w:rsidP="00E07513">
      <w:pPr>
        <w:pStyle w:val="Prrafodelista"/>
        <w:numPr>
          <w:ilvl w:val="0"/>
          <w:numId w:val="27"/>
        </w:numPr>
        <w:spacing w:line="276" w:lineRule="auto"/>
        <w:rPr>
          <w:rFonts w:asciiTheme="minorHAnsi" w:hAnsiTheme="minorHAnsi" w:cstheme="minorHAnsi"/>
          <w:b/>
          <w:highlight w:val="white"/>
        </w:rPr>
      </w:pPr>
      <w:r w:rsidRPr="00E07513">
        <w:rPr>
          <w:rFonts w:asciiTheme="minorHAnsi" w:hAnsiTheme="minorHAnsi" w:cstheme="minorHAnsi"/>
          <w:b/>
          <w:highlight w:val="white"/>
        </w:rPr>
        <w:t xml:space="preserve">COVID-19: </w:t>
      </w:r>
      <w:r w:rsidRPr="00E07513">
        <w:rPr>
          <w:rFonts w:asciiTheme="minorHAnsi" w:hAnsiTheme="minorHAnsi" w:cstheme="minorHAnsi"/>
          <w:highlight w:val="white"/>
        </w:rPr>
        <w:t xml:space="preserve">Sigla del inglés </w:t>
      </w:r>
      <w:r w:rsidRPr="00E07513">
        <w:rPr>
          <w:rFonts w:asciiTheme="minorHAnsi" w:hAnsiTheme="minorHAnsi" w:cstheme="minorHAnsi"/>
          <w:i/>
          <w:highlight w:val="white"/>
        </w:rPr>
        <w:t xml:space="preserve">“coronavirus 19 disease”, </w:t>
      </w:r>
      <w:r w:rsidRPr="00E07513">
        <w:rPr>
          <w:rFonts w:asciiTheme="minorHAnsi" w:hAnsiTheme="minorHAnsi" w:cstheme="minorHAnsi"/>
          <w:highlight w:val="white"/>
        </w:rPr>
        <w:t xml:space="preserve">enfermedad infecciosa causada por el virus SARS-CoV 2. </w:t>
      </w:r>
    </w:p>
    <w:p w14:paraId="515CDDEB" w14:textId="77777777" w:rsidR="00E07513" w:rsidRPr="00E07513" w:rsidRDefault="00E07513" w:rsidP="00E07513">
      <w:pPr>
        <w:spacing w:line="276" w:lineRule="auto"/>
        <w:rPr>
          <w:rFonts w:asciiTheme="minorHAnsi" w:hAnsiTheme="minorHAnsi" w:cstheme="minorHAnsi"/>
          <w:b/>
        </w:rPr>
      </w:pPr>
    </w:p>
    <w:p w14:paraId="7AEB105D" w14:textId="7A8F8654" w:rsidR="00E07513" w:rsidRPr="00E07513" w:rsidRDefault="00E07513" w:rsidP="00E07513">
      <w:pPr>
        <w:pStyle w:val="Prrafodelista"/>
        <w:numPr>
          <w:ilvl w:val="0"/>
          <w:numId w:val="27"/>
        </w:numPr>
        <w:spacing w:line="276" w:lineRule="auto"/>
        <w:rPr>
          <w:rFonts w:asciiTheme="minorHAnsi" w:eastAsia="Arial" w:hAnsiTheme="minorHAnsi" w:cstheme="minorHAnsi"/>
          <w:highlight w:val="white"/>
        </w:rPr>
      </w:pPr>
      <w:r w:rsidRPr="00E07513">
        <w:rPr>
          <w:rFonts w:asciiTheme="minorHAnsi" w:hAnsiTheme="minorHAnsi" w:cstheme="minorHAnsi"/>
          <w:b/>
        </w:rPr>
        <w:t xml:space="preserve">SARS-CoV 2: </w:t>
      </w:r>
      <w:r w:rsidRPr="00E07513">
        <w:rPr>
          <w:rFonts w:asciiTheme="minorHAnsi" w:eastAsia="Arial" w:hAnsiTheme="minorHAnsi" w:cstheme="minorHAnsi"/>
          <w:highlight w:val="white"/>
        </w:rPr>
        <w:t xml:space="preserve">Nuevo coronavirus identificado como la causa de la enfermedad: </w:t>
      </w:r>
      <w:r w:rsidRPr="00E07513">
        <w:rPr>
          <w:rFonts w:asciiTheme="minorHAnsi" w:hAnsiTheme="minorHAnsi" w:cstheme="minorHAnsi"/>
          <w:highlight w:val="white"/>
        </w:rPr>
        <w:t>Síndrome</w:t>
      </w:r>
      <w:r w:rsidRPr="00E07513">
        <w:rPr>
          <w:rFonts w:asciiTheme="minorHAnsi" w:hAnsiTheme="minorHAnsi" w:cstheme="minorHAnsi"/>
        </w:rPr>
        <w:t xml:space="preserve"> Agudo Respiratorio Severo por coronavirus tipo 2</w:t>
      </w:r>
      <w:r w:rsidRPr="00E07513">
        <w:rPr>
          <w:rFonts w:asciiTheme="minorHAnsi" w:eastAsia="Arial" w:hAnsiTheme="minorHAnsi" w:cstheme="minorHAnsi"/>
          <w:highlight w:val="white"/>
        </w:rPr>
        <w:t>, que comenzó en Wuhan, China, a fines de 2019 y se ha diseminado por todo el mundo.</w:t>
      </w:r>
    </w:p>
    <w:p w14:paraId="6F213CC6" w14:textId="77777777" w:rsidR="00E07513" w:rsidRPr="00E07513" w:rsidRDefault="00E07513" w:rsidP="00E07513">
      <w:pPr>
        <w:spacing w:line="276" w:lineRule="auto"/>
        <w:rPr>
          <w:rFonts w:asciiTheme="minorHAnsi" w:hAnsiTheme="minorHAnsi" w:cstheme="minorHAnsi"/>
          <w:b/>
          <w:highlight w:val="white"/>
        </w:rPr>
      </w:pPr>
    </w:p>
    <w:p w14:paraId="26DFAE75" w14:textId="77777777" w:rsidR="00E07513" w:rsidRPr="00E07513" w:rsidRDefault="00E07513" w:rsidP="00E07513">
      <w:pPr>
        <w:pStyle w:val="Prrafodelista"/>
        <w:numPr>
          <w:ilvl w:val="0"/>
          <w:numId w:val="27"/>
        </w:numPr>
        <w:spacing w:line="276" w:lineRule="auto"/>
        <w:rPr>
          <w:rFonts w:asciiTheme="minorHAnsi" w:hAnsiTheme="minorHAnsi" w:cstheme="minorHAnsi"/>
          <w:highlight w:val="white"/>
        </w:rPr>
      </w:pPr>
      <w:r w:rsidRPr="00E07513">
        <w:rPr>
          <w:rFonts w:asciiTheme="minorHAnsi" w:hAnsiTheme="minorHAnsi" w:cstheme="minorHAnsi"/>
          <w:b/>
        </w:rPr>
        <w:t>Muestra biológica:</w:t>
      </w:r>
      <w:r w:rsidRPr="00E07513">
        <w:rPr>
          <w:rFonts w:asciiTheme="minorHAnsi" w:hAnsiTheme="minorHAnsi" w:cstheme="minorHAnsi"/>
        </w:rPr>
        <w:t xml:space="preserve"> Cualquier espécimen biológico </w:t>
      </w:r>
      <w:r w:rsidRPr="00E07513">
        <w:rPr>
          <w:rFonts w:asciiTheme="minorHAnsi" w:hAnsiTheme="minorHAnsi" w:cstheme="minorHAnsi"/>
          <w:highlight w:val="white"/>
        </w:rPr>
        <w:t xml:space="preserve">de origen humano susceptible de ser recolectado, conservado y trasladado para su posterior análisis en un laboratorio. </w:t>
      </w:r>
    </w:p>
    <w:p w14:paraId="231CFDE6" w14:textId="77777777" w:rsidR="00E07513" w:rsidRPr="00E07513" w:rsidRDefault="00E07513" w:rsidP="00E07513">
      <w:pPr>
        <w:pBdr>
          <w:top w:val="nil"/>
          <w:left w:val="nil"/>
          <w:bottom w:val="nil"/>
          <w:right w:val="nil"/>
          <w:between w:val="nil"/>
        </w:pBdr>
        <w:spacing w:line="276" w:lineRule="auto"/>
        <w:rPr>
          <w:rFonts w:asciiTheme="minorHAnsi" w:hAnsiTheme="minorHAnsi" w:cstheme="minorHAnsi"/>
          <w:b/>
          <w:highlight w:val="white"/>
        </w:rPr>
      </w:pPr>
    </w:p>
    <w:p w14:paraId="6E347CEB" w14:textId="53DB6776" w:rsidR="00E07513" w:rsidRPr="00E07513" w:rsidRDefault="00E07513" w:rsidP="00E07513">
      <w:pPr>
        <w:pStyle w:val="Prrafodelista"/>
        <w:numPr>
          <w:ilvl w:val="0"/>
          <w:numId w:val="27"/>
        </w:numPr>
        <w:pBdr>
          <w:top w:val="nil"/>
          <w:left w:val="nil"/>
          <w:bottom w:val="nil"/>
          <w:right w:val="nil"/>
          <w:between w:val="nil"/>
        </w:pBdr>
        <w:spacing w:line="276" w:lineRule="auto"/>
        <w:rPr>
          <w:rFonts w:asciiTheme="minorHAnsi" w:hAnsiTheme="minorHAnsi" w:cstheme="minorHAnsi"/>
          <w:b/>
          <w:highlight w:val="white"/>
        </w:rPr>
      </w:pPr>
      <w:r w:rsidRPr="00E07513">
        <w:rPr>
          <w:rFonts w:asciiTheme="minorHAnsi" w:hAnsiTheme="minorHAnsi" w:cstheme="minorHAnsi"/>
          <w:b/>
          <w:highlight w:val="white"/>
        </w:rPr>
        <w:t xml:space="preserve">Plataforma de registro: </w:t>
      </w:r>
      <w:r w:rsidRPr="00E07513">
        <w:rPr>
          <w:rFonts w:asciiTheme="minorHAnsi" w:hAnsiTheme="minorHAnsi" w:cstheme="minorHAnsi"/>
          <w:highlight w:val="white"/>
        </w:rPr>
        <w:t>Sistema informático implementado en forma centralizada para realizar la trazabilidad de las muestras biológicas humanas y sus resultados analizadas en la red de laboratorios.</w:t>
      </w:r>
    </w:p>
    <w:p w14:paraId="39EFC81E" w14:textId="77777777" w:rsidR="00E07513" w:rsidRPr="00E07513" w:rsidRDefault="00E07513" w:rsidP="00E07513">
      <w:pPr>
        <w:pBdr>
          <w:top w:val="nil"/>
          <w:left w:val="nil"/>
          <w:bottom w:val="nil"/>
          <w:right w:val="nil"/>
          <w:between w:val="nil"/>
        </w:pBdr>
        <w:spacing w:line="276" w:lineRule="auto"/>
        <w:rPr>
          <w:rFonts w:asciiTheme="minorHAnsi" w:hAnsiTheme="minorHAnsi" w:cstheme="minorHAnsi"/>
          <w:b/>
          <w:highlight w:val="white"/>
        </w:rPr>
      </w:pPr>
    </w:p>
    <w:p w14:paraId="6EA928F9" w14:textId="3991EE00" w:rsidR="00E07513" w:rsidRPr="00E07513" w:rsidRDefault="00E07513" w:rsidP="00E07513">
      <w:pPr>
        <w:pStyle w:val="Prrafodelista"/>
        <w:numPr>
          <w:ilvl w:val="0"/>
          <w:numId w:val="27"/>
        </w:numPr>
        <w:pBdr>
          <w:top w:val="nil"/>
          <w:left w:val="nil"/>
          <w:bottom w:val="nil"/>
          <w:right w:val="nil"/>
          <w:between w:val="nil"/>
        </w:pBdr>
        <w:spacing w:line="276" w:lineRule="auto"/>
        <w:rPr>
          <w:rFonts w:asciiTheme="minorHAnsi" w:hAnsiTheme="minorHAnsi" w:cstheme="minorHAnsi"/>
          <w:b/>
          <w:highlight w:val="white"/>
        </w:rPr>
      </w:pPr>
      <w:r w:rsidRPr="00E07513">
        <w:rPr>
          <w:rFonts w:asciiTheme="minorHAnsi" w:hAnsiTheme="minorHAnsi" w:cstheme="minorHAnsi"/>
          <w:b/>
          <w:highlight w:val="white"/>
        </w:rPr>
        <w:t>Unidad de toma de muestra (UTM):</w:t>
      </w:r>
      <w:r w:rsidRPr="00E07513">
        <w:rPr>
          <w:rFonts w:asciiTheme="minorHAnsi" w:hAnsiTheme="minorHAnsi" w:cstheme="minorHAnsi"/>
          <w:highlight w:val="white"/>
        </w:rPr>
        <w:t xml:space="preserve"> Unidad del laboratorio que realiza la obtención de la muestra, el ingreso de la muestra</w:t>
      </w:r>
      <w:r w:rsidR="00220497">
        <w:rPr>
          <w:rFonts w:asciiTheme="minorHAnsi" w:hAnsiTheme="minorHAnsi" w:cstheme="minorHAnsi"/>
          <w:highlight w:val="white"/>
        </w:rPr>
        <w:t xml:space="preserve"> y su resultado</w:t>
      </w:r>
      <w:r w:rsidR="003B7ECF">
        <w:rPr>
          <w:rFonts w:asciiTheme="minorHAnsi" w:hAnsiTheme="minorHAnsi" w:cstheme="minorHAnsi"/>
          <w:highlight w:val="white"/>
        </w:rPr>
        <w:t xml:space="preserve"> </w:t>
      </w:r>
      <w:r w:rsidR="00745241">
        <w:rPr>
          <w:rFonts w:asciiTheme="minorHAnsi" w:hAnsiTheme="minorHAnsi" w:cstheme="minorHAnsi"/>
          <w:highlight w:val="white"/>
        </w:rPr>
        <w:t>a la Plataforma Nacional de Toma de Muestras.</w:t>
      </w:r>
    </w:p>
    <w:p w14:paraId="048A8912" w14:textId="77777777" w:rsidR="00E07513" w:rsidRDefault="00E07513">
      <w:pPr>
        <w:rPr>
          <w:b/>
          <w:color w:val="2E75B5"/>
        </w:rPr>
      </w:pPr>
    </w:p>
    <w:p w14:paraId="4743EF2B" w14:textId="77777777" w:rsidR="00E07513" w:rsidRDefault="00E07513">
      <w:pPr>
        <w:rPr>
          <w:b/>
          <w:color w:val="2E75B5"/>
        </w:rPr>
      </w:pPr>
    </w:p>
    <w:p w14:paraId="3C11FAC5" w14:textId="77777777" w:rsidR="00E07513" w:rsidRDefault="00E07513">
      <w:pPr>
        <w:rPr>
          <w:b/>
          <w:color w:val="2E75B5"/>
        </w:rPr>
      </w:pPr>
    </w:p>
    <w:p w14:paraId="3A83865B" w14:textId="77777777" w:rsidR="00E07513" w:rsidRDefault="00E07513">
      <w:pPr>
        <w:rPr>
          <w:b/>
          <w:color w:val="2E75B5"/>
        </w:rPr>
      </w:pPr>
    </w:p>
    <w:p w14:paraId="690398BB" w14:textId="77777777" w:rsidR="00E07513" w:rsidRDefault="00E07513">
      <w:pPr>
        <w:rPr>
          <w:b/>
          <w:color w:val="2E75B5"/>
        </w:rPr>
      </w:pPr>
    </w:p>
    <w:p w14:paraId="10C28F17" w14:textId="77777777" w:rsidR="00E07513" w:rsidRDefault="00E07513">
      <w:pPr>
        <w:rPr>
          <w:b/>
          <w:color w:val="2E75B5"/>
        </w:rPr>
      </w:pPr>
    </w:p>
    <w:p w14:paraId="55C5F38E" w14:textId="07ED7DDD" w:rsidR="00E07513" w:rsidRDefault="00894FED" w:rsidP="00894FED">
      <w:pPr>
        <w:tabs>
          <w:tab w:val="left" w:pos="5533"/>
        </w:tabs>
        <w:rPr>
          <w:b/>
          <w:color w:val="2E75B5"/>
        </w:rPr>
      </w:pPr>
      <w:r>
        <w:rPr>
          <w:b/>
          <w:color w:val="2E75B5"/>
        </w:rPr>
        <w:tab/>
      </w:r>
    </w:p>
    <w:p w14:paraId="52304447" w14:textId="77777777" w:rsidR="00E07513" w:rsidRDefault="00E07513">
      <w:pPr>
        <w:rPr>
          <w:b/>
          <w:color w:val="2E75B5"/>
        </w:rPr>
      </w:pPr>
    </w:p>
    <w:p w14:paraId="54830EF7" w14:textId="77777777" w:rsidR="00E07513" w:rsidRDefault="00E07513">
      <w:pPr>
        <w:rPr>
          <w:b/>
          <w:color w:val="2E75B5"/>
        </w:rPr>
      </w:pPr>
    </w:p>
    <w:p w14:paraId="704FE4F6" w14:textId="77777777" w:rsidR="00E07513" w:rsidRDefault="00E07513">
      <w:pPr>
        <w:rPr>
          <w:b/>
          <w:color w:val="2E75B5"/>
        </w:rPr>
      </w:pPr>
    </w:p>
    <w:p w14:paraId="2547CBF6" w14:textId="77777777" w:rsidR="00E07513" w:rsidRDefault="00E07513">
      <w:pPr>
        <w:rPr>
          <w:b/>
          <w:color w:val="2E75B5"/>
        </w:rPr>
      </w:pPr>
    </w:p>
    <w:p w14:paraId="1871C218" w14:textId="77777777" w:rsidR="00E07513" w:rsidRDefault="00E07513">
      <w:pPr>
        <w:rPr>
          <w:b/>
          <w:color w:val="2E75B5"/>
        </w:rPr>
      </w:pPr>
    </w:p>
    <w:p w14:paraId="469120CF" w14:textId="77777777" w:rsidR="00E07513" w:rsidRDefault="00E07513">
      <w:pPr>
        <w:rPr>
          <w:b/>
          <w:color w:val="2E75B5"/>
        </w:rPr>
      </w:pPr>
    </w:p>
    <w:p w14:paraId="54E7F544" w14:textId="05DFE209" w:rsidR="002B6F52" w:rsidRDefault="002B6F52">
      <w:pPr>
        <w:rPr>
          <w:b/>
          <w:color w:val="2E75B5"/>
        </w:rPr>
      </w:pPr>
      <w:r>
        <w:rPr>
          <w:b/>
          <w:color w:val="2E75B5"/>
        </w:rPr>
        <w:br w:type="page"/>
      </w:r>
    </w:p>
    <w:p w14:paraId="608E3229" w14:textId="7EB5D3DF" w:rsidR="002B6F52" w:rsidRDefault="00B469CB" w:rsidP="009642F9">
      <w:pPr>
        <w:pStyle w:val="Ttulo1"/>
      </w:pPr>
      <w:bookmarkStart w:id="4" w:name="_Toc103776555"/>
      <w:r>
        <w:lastRenderedPageBreak/>
        <w:t>1</w:t>
      </w:r>
      <w:r w:rsidR="00E07513">
        <w:t>.</w:t>
      </w:r>
      <w:r>
        <w:t xml:space="preserve"> </w:t>
      </w:r>
      <w:r w:rsidR="002B6F52">
        <w:t>Aspectos Generales</w:t>
      </w:r>
      <w:bookmarkEnd w:id="4"/>
    </w:p>
    <w:p w14:paraId="6E4D89F2" w14:textId="77777777" w:rsidR="00FE001C" w:rsidRDefault="00FE001C" w:rsidP="002B6F52"/>
    <w:p w14:paraId="65057BE6" w14:textId="135FBF9E" w:rsidR="00AC36A2" w:rsidRDefault="00273C2E" w:rsidP="0066600E">
      <w:pPr>
        <w:pStyle w:val="Ttulo2"/>
      </w:pPr>
      <w:bookmarkStart w:id="5" w:name="_Toc103776556"/>
      <w:r>
        <w:t>1.1 Objetivo</w:t>
      </w:r>
      <w:bookmarkEnd w:id="5"/>
    </w:p>
    <w:p w14:paraId="1E6F0ED2" w14:textId="77777777" w:rsidR="00AC36A2" w:rsidRPr="00396597" w:rsidRDefault="00AC36A2" w:rsidP="0058159A"/>
    <w:p w14:paraId="637560BD" w14:textId="016B1C4C" w:rsidR="0058159A" w:rsidRPr="00E07513" w:rsidRDefault="0058159A" w:rsidP="0058159A">
      <w:r w:rsidRPr="00E07513">
        <w:t>Entregar una guía del</w:t>
      </w:r>
      <w:r w:rsidR="007E2016">
        <w:t xml:space="preserve"> </w:t>
      </w:r>
      <w:r w:rsidR="000262E1">
        <w:t>uso</w:t>
      </w:r>
      <w:r w:rsidRPr="00E07513">
        <w:t xml:space="preserve"> de la</w:t>
      </w:r>
      <w:r w:rsidR="00A406F6">
        <w:t xml:space="preserve"> </w:t>
      </w:r>
      <w:commentRangeStart w:id="6"/>
      <w:r w:rsidR="00745241">
        <w:t>Plataforma Nacional de Toma de Muestras</w:t>
      </w:r>
      <w:r w:rsidRPr="00E07513">
        <w:t xml:space="preserve"> para el registro de la toma de muestra y resultados </w:t>
      </w:r>
      <w:proofErr w:type="gramStart"/>
      <w:r w:rsidRPr="00E07513">
        <w:t>del test</w:t>
      </w:r>
      <w:proofErr w:type="gramEnd"/>
      <w:r w:rsidRPr="00E07513">
        <w:t xml:space="preserve"> antígenos para diagnóstico de SARS-CoV-2. </w:t>
      </w:r>
      <w:commentRangeEnd w:id="6"/>
      <w:r w:rsidR="009E1C0F">
        <w:rPr>
          <w:rStyle w:val="Refdecomentario"/>
        </w:rPr>
        <w:commentReference w:id="6"/>
      </w:r>
    </w:p>
    <w:p w14:paraId="5E929D31" w14:textId="77777777" w:rsidR="00AC36A2" w:rsidRPr="00396597" w:rsidRDefault="00AC36A2" w:rsidP="00396597">
      <w:pPr>
        <w:rPr>
          <w:color w:val="auto"/>
        </w:rPr>
      </w:pPr>
    </w:p>
    <w:p w14:paraId="39A53FA9" w14:textId="5AFD9C6F" w:rsidR="00AC36A2" w:rsidRPr="002B6F52" w:rsidRDefault="00273C2E" w:rsidP="0066600E">
      <w:pPr>
        <w:pStyle w:val="Ttulo2"/>
      </w:pPr>
      <w:bookmarkStart w:id="7" w:name="_Toc103350726"/>
      <w:bookmarkStart w:id="8" w:name="_Toc103776557"/>
      <w:r>
        <w:t xml:space="preserve">1.2 </w:t>
      </w:r>
      <w:r w:rsidRPr="002B6F52">
        <w:t>Alcance</w:t>
      </w:r>
      <w:bookmarkEnd w:id="7"/>
      <w:bookmarkEnd w:id="8"/>
    </w:p>
    <w:p w14:paraId="1F36D7F2" w14:textId="77777777" w:rsidR="00E95AD6" w:rsidRDefault="00E95AD6" w:rsidP="00E95AD6"/>
    <w:p w14:paraId="19B745FC" w14:textId="3B6D5659" w:rsidR="00E07513" w:rsidRPr="00E07513" w:rsidRDefault="00E07513" w:rsidP="00E07513">
      <w:pPr>
        <w:spacing w:line="276" w:lineRule="auto"/>
        <w:ind w:left="1"/>
      </w:pPr>
      <w:r w:rsidRPr="00E07513">
        <w:t>La plataforma tiene por objetivo implementar un sistema de registro y trazabilidad</w:t>
      </w:r>
      <w:r w:rsidR="009E1C0F">
        <w:t xml:space="preserve"> de la muestra</w:t>
      </w:r>
      <w:r w:rsidRPr="00E07513">
        <w:t xml:space="preserve"> en tiempo real para todas las prestaciones de diagnóstico COVID-19 tanto de laboratorio</w:t>
      </w:r>
      <w:r w:rsidR="009E1C0F">
        <w:t>s</w:t>
      </w:r>
      <w:r w:rsidRPr="00E07513">
        <w:t xml:space="preserve"> de biología molecular como de establecimientos de salud públic</w:t>
      </w:r>
      <w:r w:rsidR="009E1C0F">
        <w:t>o</w:t>
      </w:r>
      <w:r w:rsidRPr="00E07513">
        <w:t>s y privad</w:t>
      </w:r>
      <w:r w:rsidR="009E1C0F">
        <w:t>o</w:t>
      </w:r>
      <w:r w:rsidRPr="00E07513">
        <w:t>s que se ejecuten en el país, permitiendo el ingreso de información</w:t>
      </w:r>
      <w:r w:rsidR="009E1C0F">
        <w:t xml:space="preserve"> de la muestra</w:t>
      </w:r>
      <w:r w:rsidRPr="00E07513">
        <w:t xml:space="preserve"> por parte del equipo de salud, </w:t>
      </w:r>
      <w:r w:rsidR="00220497">
        <w:t>para</w:t>
      </w:r>
      <w:r w:rsidRPr="00E07513">
        <w:t xml:space="preserve"> su posterior acceso restringido al </w:t>
      </w:r>
      <w:r w:rsidR="00A947B7" w:rsidRPr="00E07513">
        <w:t>informe emitido</w:t>
      </w:r>
      <w:r w:rsidRPr="00E07513">
        <w:t xml:space="preserve"> por el laboratorio clínico.</w:t>
      </w:r>
    </w:p>
    <w:p w14:paraId="270482DB" w14:textId="0EF2A623" w:rsidR="00E07513" w:rsidRPr="00E07513" w:rsidRDefault="00E07513" w:rsidP="00E07513">
      <w:pPr>
        <w:spacing w:line="276" w:lineRule="auto"/>
        <w:ind w:left="1"/>
      </w:pPr>
      <w:proofErr w:type="gramStart"/>
      <w:r w:rsidRPr="00E07513">
        <w:t>El test</w:t>
      </w:r>
      <w:proofErr w:type="gramEnd"/>
      <w:r w:rsidRPr="00E07513">
        <w:t xml:space="preserve"> de antígeno </w:t>
      </w:r>
      <w:commentRangeStart w:id="9"/>
      <w:commentRangeStart w:id="10"/>
      <w:r w:rsidRPr="00E07513">
        <w:t>viene a convertirse en un apoyo al diagnóstico de COVID-19</w:t>
      </w:r>
      <w:commentRangeEnd w:id="9"/>
      <w:r w:rsidR="009A5FCC">
        <w:rPr>
          <w:rStyle w:val="Refdecomentario"/>
        </w:rPr>
        <w:commentReference w:id="9"/>
      </w:r>
      <w:commentRangeEnd w:id="10"/>
      <w:r w:rsidR="00FC7EA9">
        <w:rPr>
          <w:rStyle w:val="Refdecomentario"/>
        </w:rPr>
        <w:commentReference w:id="10"/>
      </w:r>
      <w:r w:rsidRPr="00E07513">
        <w:t>,</w:t>
      </w:r>
      <w:r w:rsidR="000262E1">
        <w:rPr>
          <w:rStyle w:val="Refdenotaalpie"/>
        </w:rPr>
        <w:footnoteReference w:id="2"/>
      </w:r>
      <w:r w:rsidRPr="00E07513">
        <w:t xml:space="preserve"> en personas asintomáticas y con signos y síntomas sugerentes de </w:t>
      </w:r>
      <w:r w:rsidR="00683FF2">
        <w:t>COVID-19</w:t>
      </w:r>
      <w:r w:rsidRPr="00E07513">
        <w:t xml:space="preserve"> en establecimientos de salud, considerando su dispersión geográfica y situación epidemiológica. </w:t>
      </w:r>
    </w:p>
    <w:p w14:paraId="7226DC5E" w14:textId="3B62FF75" w:rsidR="00E07513" w:rsidRDefault="00E07513" w:rsidP="00E07513">
      <w:pPr>
        <w:spacing w:before="240" w:after="240" w:line="276" w:lineRule="auto"/>
      </w:pPr>
      <w:r w:rsidRPr="00E07513">
        <w:t xml:space="preserve">El test de antígeno puede presentar tres resultados: </w:t>
      </w:r>
    </w:p>
    <w:p w14:paraId="42954C67" w14:textId="748B4FF1" w:rsidR="00E07513" w:rsidRDefault="00E07513" w:rsidP="00E07513">
      <w:pPr>
        <w:pStyle w:val="Prrafodelista"/>
        <w:numPr>
          <w:ilvl w:val="0"/>
          <w:numId w:val="29"/>
        </w:numPr>
        <w:spacing w:before="240" w:after="240" w:line="276" w:lineRule="auto"/>
      </w:pPr>
      <w:r w:rsidRPr="00E07513">
        <w:rPr>
          <w:b/>
          <w:bCs/>
        </w:rPr>
        <w:t xml:space="preserve">Resultado Positivo: </w:t>
      </w:r>
      <w:r w:rsidRPr="00E07513">
        <w:t xml:space="preserve">Confirma el diagnóstico COVID-19, activando los pasos sucesivos de notificación como “Caso Confirmado” y las acciones de trazabilidad, seguimiento y aislamiento definidas. No se requiere examen RT-PCR de confirmación. Un resultado positivo en el informe de PNTM se verá de la siguiente manera: </w:t>
      </w:r>
    </w:p>
    <w:p w14:paraId="1524413F" w14:textId="0A11E86B" w:rsidR="00856D68" w:rsidRPr="00856D68" w:rsidRDefault="00856D68" w:rsidP="00856D68">
      <w:pPr>
        <w:spacing w:line="276" w:lineRule="auto"/>
        <w:ind w:left="1440"/>
        <w:jc w:val="center"/>
        <w:rPr>
          <w:color w:val="808080"/>
        </w:rPr>
      </w:pPr>
      <w:r w:rsidRPr="00856D68">
        <w:rPr>
          <w:rFonts w:asciiTheme="minorHAnsi" w:hAnsiTheme="minorHAnsi" w:cstheme="minorHAnsi"/>
          <w:i/>
          <w:iCs/>
          <w:sz w:val="18"/>
        </w:rPr>
        <w:t xml:space="preserve">Figura </w:t>
      </w:r>
      <w:r>
        <w:rPr>
          <w:rFonts w:asciiTheme="minorHAnsi" w:hAnsiTheme="minorHAnsi" w:cstheme="minorHAnsi"/>
          <w:i/>
          <w:iCs/>
          <w:sz w:val="18"/>
        </w:rPr>
        <w:t>1</w:t>
      </w:r>
      <w:r w:rsidRPr="00856D68">
        <w:rPr>
          <w:rFonts w:asciiTheme="minorHAnsi" w:hAnsiTheme="minorHAnsi" w:cstheme="minorHAnsi"/>
          <w:i/>
          <w:iCs/>
          <w:sz w:val="18"/>
        </w:rPr>
        <w:t xml:space="preserve">: </w:t>
      </w:r>
      <w:r>
        <w:rPr>
          <w:rFonts w:asciiTheme="minorHAnsi" w:hAnsiTheme="minorHAnsi" w:cstheme="minorHAnsi"/>
          <w:i/>
          <w:iCs/>
          <w:sz w:val="18"/>
        </w:rPr>
        <w:t>Resultado antígeno Positivo</w:t>
      </w:r>
    </w:p>
    <w:p w14:paraId="47EBCE0E" w14:textId="4C9C6B69" w:rsidR="00856D68" w:rsidRDefault="00856D68" w:rsidP="00E07513">
      <w:pPr>
        <w:spacing w:before="240" w:after="240" w:line="276" w:lineRule="auto"/>
        <w:jc w:val="center"/>
        <w:rPr>
          <w:b/>
          <w:bCs/>
        </w:rPr>
      </w:pPr>
      <w:r w:rsidRPr="00E07513">
        <w:rPr>
          <w:noProof/>
        </w:rPr>
        <w:drawing>
          <wp:anchor distT="0" distB="0" distL="114300" distR="114300" simplePos="0" relativeHeight="251654149" behindDoc="0" locked="0" layoutInCell="1" allowOverlap="1" wp14:anchorId="67CE0A3C" wp14:editId="617C21BC">
            <wp:simplePos x="0" y="0"/>
            <wp:positionH relativeFrom="margin">
              <wp:align>right</wp:align>
            </wp:positionH>
            <wp:positionV relativeFrom="paragraph">
              <wp:posOffset>142875</wp:posOffset>
            </wp:positionV>
            <wp:extent cx="4610100" cy="431800"/>
            <wp:effectExtent l="0" t="0" r="0" b="6350"/>
            <wp:wrapSquare wrapText="bothSides"/>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rotWithShape="1">
                    <a:blip r:embed="rId14">
                      <a:extLst>
                        <a:ext uri="{28A0092B-C50C-407E-A947-70E740481C1C}">
                          <a14:useLocalDpi xmlns:a14="http://schemas.microsoft.com/office/drawing/2010/main" val="0"/>
                        </a:ext>
                      </a:extLst>
                    </a:blip>
                    <a:srcRect l="-1" r="643" b="35844"/>
                    <a:stretch/>
                  </pic:blipFill>
                  <pic:spPr bwMode="auto">
                    <a:xfrm>
                      <a:off x="0" y="0"/>
                      <a:ext cx="4610100" cy="431800"/>
                    </a:xfrm>
                    <a:prstGeom prst="rect">
                      <a:avLst/>
                    </a:prstGeom>
                    <a:ln>
                      <a:noFill/>
                    </a:ln>
                    <a:extLst>
                      <a:ext uri="{53640926-AAD7-44D8-BBD7-CCE9431645EC}">
                        <a14:shadowObscured xmlns:a14="http://schemas.microsoft.com/office/drawing/2010/main"/>
                      </a:ext>
                    </a:extLst>
                  </pic:spPr>
                </pic:pic>
              </a:graphicData>
            </a:graphic>
          </wp:anchor>
        </w:drawing>
      </w:r>
    </w:p>
    <w:p w14:paraId="3B075860" w14:textId="77777777" w:rsidR="00856D68" w:rsidRDefault="00856D68" w:rsidP="00856D68">
      <w:pPr>
        <w:pStyle w:val="Fuente"/>
        <w:rPr>
          <w:rFonts w:asciiTheme="minorHAnsi" w:hAnsiTheme="minorHAnsi" w:cstheme="minorHAnsi"/>
          <w:i w:val="0"/>
          <w:iCs/>
          <w:sz w:val="18"/>
          <w:szCs w:val="22"/>
        </w:rPr>
      </w:pPr>
    </w:p>
    <w:p w14:paraId="74A0DA77" w14:textId="71712E6B" w:rsidR="00E07513" w:rsidRDefault="00856D68" w:rsidP="00856D68">
      <w:pPr>
        <w:pStyle w:val="Fuente"/>
        <w:rPr>
          <w:rFonts w:asciiTheme="minorHAnsi" w:hAnsiTheme="minorHAnsi" w:cstheme="minorHAnsi"/>
          <w:i w:val="0"/>
          <w:iCs/>
          <w:sz w:val="18"/>
          <w:szCs w:val="22"/>
        </w:rPr>
      </w:pPr>
      <w:r>
        <w:rPr>
          <w:rFonts w:asciiTheme="minorHAnsi" w:hAnsiTheme="minorHAnsi" w:cstheme="minorHAnsi"/>
          <w:i w:val="0"/>
          <w:iCs/>
          <w:sz w:val="18"/>
          <w:szCs w:val="22"/>
        </w:rPr>
        <w:t xml:space="preserve">                               </w:t>
      </w:r>
      <w:r w:rsidRPr="00916D4E">
        <w:rPr>
          <w:rFonts w:asciiTheme="minorHAnsi" w:hAnsiTheme="minorHAnsi" w:cstheme="minorHAnsi"/>
          <w:i w:val="0"/>
          <w:iCs/>
          <w:sz w:val="18"/>
          <w:szCs w:val="22"/>
        </w:rPr>
        <w:t xml:space="preserve">Fuente: </w:t>
      </w:r>
      <w:r>
        <w:rPr>
          <w:rFonts w:asciiTheme="minorHAnsi" w:hAnsiTheme="minorHAnsi" w:cstheme="minorHAnsi"/>
          <w:i w:val="0"/>
          <w:iCs/>
          <w:sz w:val="18"/>
          <w:szCs w:val="22"/>
        </w:rPr>
        <w:t xml:space="preserve">Plataforma Nacional de Toma de Muestras </w:t>
      </w:r>
      <w:hyperlink r:id="rId15" w:history="1">
        <w:r w:rsidRPr="00464AA8">
          <w:rPr>
            <w:rStyle w:val="Hipervnculo"/>
            <w:rFonts w:asciiTheme="minorHAnsi" w:hAnsiTheme="minorHAnsi" w:cstheme="minorHAnsi"/>
            <w:i w:val="0"/>
            <w:iCs/>
            <w:sz w:val="18"/>
            <w:szCs w:val="22"/>
          </w:rPr>
          <w:t>https://tomademuestras.minsal.cl</w:t>
        </w:r>
      </w:hyperlink>
    </w:p>
    <w:p w14:paraId="1E0EA454" w14:textId="77777777" w:rsidR="00856D68" w:rsidRPr="00856D68" w:rsidRDefault="00856D68" w:rsidP="00856D68">
      <w:pPr>
        <w:rPr>
          <w:lang w:val="es-MX" w:eastAsia="es-MX"/>
        </w:rPr>
      </w:pPr>
    </w:p>
    <w:p w14:paraId="59E9F945" w14:textId="77777777" w:rsidR="00E07513" w:rsidRPr="00E07513" w:rsidRDefault="00E07513" w:rsidP="00E07513">
      <w:pPr>
        <w:pStyle w:val="Prrafodelista"/>
        <w:numPr>
          <w:ilvl w:val="0"/>
          <w:numId w:val="29"/>
        </w:numPr>
        <w:spacing w:before="240" w:after="240" w:line="276" w:lineRule="auto"/>
      </w:pPr>
      <w:r w:rsidRPr="00E07513">
        <w:rPr>
          <w:b/>
          <w:bCs/>
        </w:rPr>
        <w:lastRenderedPageBreak/>
        <w:t xml:space="preserve">Resultado Negativo: </w:t>
      </w:r>
      <w:r w:rsidRPr="00E07513">
        <w:t>Descarta la infección por COVID-19. Un resultado negativo en el informe de PNTM se verá de la siguiente manera:</w:t>
      </w:r>
    </w:p>
    <w:p w14:paraId="2586756E" w14:textId="751F3AEE" w:rsidR="00856D68" w:rsidRDefault="00856D68" w:rsidP="00856D68">
      <w:pPr>
        <w:spacing w:line="276" w:lineRule="auto"/>
      </w:pPr>
    </w:p>
    <w:p w14:paraId="4A24C02F" w14:textId="77777777" w:rsidR="00801D0F" w:rsidRDefault="00801D0F" w:rsidP="00856D68">
      <w:pPr>
        <w:spacing w:line="276" w:lineRule="auto"/>
      </w:pPr>
    </w:p>
    <w:p w14:paraId="7D0F8AED" w14:textId="3B8F7A4C" w:rsidR="00856D68" w:rsidRPr="00856D68" w:rsidRDefault="00856D68" w:rsidP="00856D68">
      <w:pPr>
        <w:spacing w:line="276" w:lineRule="auto"/>
        <w:jc w:val="center"/>
        <w:rPr>
          <w:color w:val="808080"/>
        </w:rPr>
      </w:pPr>
      <w:r w:rsidRPr="00856D68">
        <w:rPr>
          <w:rFonts w:asciiTheme="minorHAnsi" w:hAnsiTheme="minorHAnsi" w:cstheme="minorHAnsi"/>
          <w:i/>
          <w:iCs/>
          <w:sz w:val="18"/>
        </w:rPr>
        <w:t xml:space="preserve">Figura </w:t>
      </w:r>
      <w:r>
        <w:rPr>
          <w:rFonts w:asciiTheme="minorHAnsi" w:hAnsiTheme="minorHAnsi" w:cstheme="minorHAnsi"/>
          <w:i/>
          <w:iCs/>
          <w:sz w:val="18"/>
        </w:rPr>
        <w:t>2</w:t>
      </w:r>
      <w:r w:rsidRPr="00856D68">
        <w:rPr>
          <w:rFonts w:asciiTheme="minorHAnsi" w:hAnsiTheme="minorHAnsi" w:cstheme="minorHAnsi"/>
          <w:i/>
          <w:iCs/>
          <w:sz w:val="18"/>
        </w:rPr>
        <w:t xml:space="preserve">: </w:t>
      </w:r>
      <w:r>
        <w:rPr>
          <w:rFonts w:asciiTheme="minorHAnsi" w:hAnsiTheme="minorHAnsi" w:cstheme="minorHAnsi"/>
          <w:i/>
          <w:iCs/>
          <w:sz w:val="18"/>
        </w:rPr>
        <w:t>Resultado antígeno Negativo</w:t>
      </w:r>
    </w:p>
    <w:p w14:paraId="5851A4A6" w14:textId="67BBDE03" w:rsidR="00856D68" w:rsidRDefault="00856D68" w:rsidP="00856D68">
      <w:pPr>
        <w:spacing w:before="240" w:after="240" w:line="276" w:lineRule="auto"/>
        <w:jc w:val="center"/>
        <w:rPr>
          <w:b/>
          <w:bCs/>
        </w:rPr>
      </w:pPr>
      <w:r w:rsidRPr="00E07513">
        <w:rPr>
          <w:noProof/>
        </w:rPr>
        <w:drawing>
          <wp:anchor distT="0" distB="0" distL="114300" distR="114300" simplePos="0" relativeHeight="251655173" behindDoc="0" locked="0" layoutInCell="1" allowOverlap="1" wp14:anchorId="4B5229E8" wp14:editId="722715F1">
            <wp:simplePos x="0" y="0"/>
            <wp:positionH relativeFrom="column">
              <wp:posOffset>720090</wp:posOffset>
            </wp:positionH>
            <wp:positionV relativeFrom="paragraph">
              <wp:posOffset>73025</wp:posOffset>
            </wp:positionV>
            <wp:extent cx="4608000" cy="787807"/>
            <wp:effectExtent l="0" t="0" r="2540" b="0"/>
            <wp:wrapSquare wrapText="bothSides"/>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608000" cy="787807"/>
                    </a:xfrm>
                    <a:prstGeom prst="rect">
                      <a:avLst/>
                    </a:prstGeom>
                  </pic:spPr>
                </pic:pic>
              </a:graphicData>
            </a:graphic>
          </wp:anchor>
        </w:drawing>
      </w:r>
    </w:p>
    <w:p w14:paraId="4F266C90" w14:textId="46AFF7A2" w:rsidR="00856D68" w:rsidRDefault="00856D68" w:rsidP="00856D68">
      <w:pPr>
        <w:pStyle w:val="Fuente"/>
        <w:rPr>
          <w:rFonts w:asciiTheme="minorHAnsi" w:hAnsiTheme="minorHAnsi" w:cstheme="minorHAnsi"/>
          <w:i w:val="0"/>
          <w:iCs/>
          <w:sz w:val="18"/>
          <w:szCs w:val="22"/>
        </w:rPr>
      </w:pPr>
    </w:p>
    <w:p w14:paraId="000CB798" w14:textId="4260E88A" w:rsidR="00E07513" w:rsidRDefault="00856D68" w:rsidP="00856D68">
      <w:pPr>
        <w:pStyle w:val="Fuente"/>
        <w:rPr>
          <w:rFonts w:asciiTheme="minorHAnsi" w:hAnsiTheme="minorHAnsi" w:cstheme="minorHAnsi"/>
          <w:i w:val="0"/>
          <w:iCs/>
          <w:sz w:val="18"/>
          <w:szCs w:val="22"/>
        </w:rPr>
      </w:pPr>
      <w:r>
        <w:rPr>
          <w:rFonts w:asciiTheme="minorHAnsi" w:hAnsiTheme="minorHAnsi" w:cstheme="minorHAnsi"/>
          <w:i w:val="0"/>
          <w:iCs/>
          <w:sz w:val="18"/>
          <w:szCs w:val="22"/>
        </w:rPr>
        <w:t xml:space="preserve">                                         </w:t>
      </w:r>
      <w:r w:rsidRPr="00916D4E">
        <w:rPr>
          <w:rFonts w:asciiTheme="minorHAnsi" w:hAnsiTheme="minorHAnsi" w:cstheme="minorHAnsi"/>
          <w:i w:val="0"/>
          <w:iCs/>
          <w:sz w:val="18"/>
          <w:szCs w:val="22"/>
        </w:rPr>
        <w:t xml:space="preserve">Fuente: </w:t>
      </w:r>
      <w:r>
        <w:rPr>
          <w:rFonts w:asciiTheme="minorHAnsi" w:hAnsiTheme="minorHAnsi" w:cstheme="minorHAnsi"/>
          <w:i w:val="0"/>
          <w:iCs/>
          <w:sz w:val="18"/>
          <w:szCs w:val="22"/>
        </w:rPr>
        <w:t xml:space="preserve">Plataforma Nacional de Toma de Muestras </w:t>
      </w:r>
      <w:hyperlink r:id="rId17" w:history="1">
        <w:r w:rsidRPr="00464AA8">
          <w:rPr>
            <w:rStyle w:val="Hipervnculo"/>
            <w:rFonts w:asciiTheme="minorHAnsi" w:hAnsiTheme="minorHAnsi" w:cstheme="minorHAnsi"/>
            <w:i w:val="0"/>
            <w:iCs/>
            <w:sz w:val="18"/>
            <w:szCs w:val="22"/>
          </w:rPr>
          <w:t>https://tomademuestras.minsal.cl</w:t>
        </w:r>
      </w:hyperlink>
    </w:p>
    <w:p w14:paraId="659B8457" w14:textId="77777777" w:rsidR="00856D68" w:rsidRPr="00856D68" w:rsidRDefault="00856D68" w:rsidP="00856D68">
      <w:pPr>
        <w:rPr>
          <w:lang w:val="es-MX" w:eastAsia="es-MX"/>
        </w:rPr>
      </w:pPr>
    </w:p>
    <w:p w14:paraId="02EBE870" w14:textId="2EFA3101" w:rsidR="00E07513" w:rsidRDefault="00E07513" w:rsidP="00E07513">
      <w:pPr>
        <w:spacing w:before="240" w:after="240" w:line="276" w:lineRule="auto"/>
        <w:ind w:left="1080"/>
      </w:pPr>
      <w:r w:rsidRPr="00E07513">
        <w:rPr>
          <w:b/>
          <w:bCs/>
        </w:rPr>
        <w:t xml:space="preserve">Resultado No concluyente: </w:t>
      </w:r>
      <w:r w:rsidRPr="00E07513">
        <w:t>Corresponde a un resultado de test de antígeno, que presenta problemas de lectura e interpretación, por lo tanto, requiere repetición de test diagnóstico.  Un resultado No concluyente en el informe de PNTM se verá de la siguiente manera:</w:t>
      </w:r>
    </w:p>
    <w:p w14:paraId="5BD8805D" w14:textId="0D3E9D0D" w:rsidR="00297176" w:rsidRPr="00856D68" w:rsidRDefault="00297176" w:rsidP="00297176">
      <w:pPr>
        <w:spacing w:line="276" w:lineRule="auto"/>
        <w:jc w:val="center"/>
        <w:rPr>
          <w:color w:val="808080"/>
        </w:rPr>
      </w:pPr>
      <w:r w:rsidRPr="00856D68">
        <w:rPr>
          <w:rFonts w:asciiTheme="minorHAnsi" w:hAnsiTheme="minorHAnsi" w:cstheme="minorHAnsi"/>
          <w:i/>
          <w:iCs/>
          <w:sz w:val="18"/>
        </w:rPr>
        <w:t xml:space="preserve">Figura </w:t>
      </w:r>
      <w:r w:rsidR="008A2C7F">
        <w:rPr>
          <w:rFonts w:asciiTheme="minorHAnsi" w:hAnsiTheme="minorHAnsi" w:cstheme="minorHAnsi"/>
          <w:i/>
          <w:iCs/>
          <w:sz w:val="18"/>
        </w:rPr>
        <w:t>3</w:t>
      </w:r>
      <w:r w:rsidRPr="00856D68">
        <w:rPr>
          <w:rFonts w:asciiTheme="minorHAnsi" w:hAnsiTheme="minorHAnsi" w:cstheme="minorHAnsi"/>
          <w:i/>
          <w:iCs/>
          <w:sz w:val="18"/>
        </w:rPr>
        <w:t xml:space="preserve">: </w:t>
      </w:r>
      <w:r>
        <w:rPr>
          <w:rFonts w:asciiTheme="minorHAnsi" w:hAnsiTheme="minorHAnsi" w:cstheme="minorHAnsi"/>
          <w:i/>
          <w:iCs/>
          <w:sz w:val="18"/>
        </w:rPr>
        <w:t>Resultado antígeno No concluyente</w:t>
      </w:r>
    </w:p>
    <w:p w14:paraId="1BC14907" w14:textId="073A2432" w:rsidR="00297176" w:rsidRDefault="00297176" w:rsidP="00297176">
      <w:pPr>
        <w:spacing w:before="240" w:after="240" w:line="276" w:lineRule="auto"/>
        <w:jc w:val="center"/>
        <w:rPr>
          <w:b/>
          <w:bCs/>
        </w:rPr>
      </w:pPr>
      <w:r w:rsidRPr="00E07513">
        <w:rPr>
          <w:noProof/>
        </w:rPr>
        <w:drawing>
          <wp:anchor distT="0" distB="0" distL="114300" distR="114300" simplePos="0" relativeHeight="251656197" behindDoc="0" locked="0" layoutInCell="1" allowOverlap="1" wp14:anchorId="34312A2F" wp14:editId="6081A6ED">
            <wp:simplePos x="0" y="0"/>
            <wp:positionH relativeFrom="column">
              <wp:posOffset>681990</wp:posOffset>
            </wp:positionH>
            <wp:positionV relativeFrom="paragraph">
              <wp:posOffset>48260</wp:posOffset>
            </wp:positionV>
            <wp:extent cx="4608000" cy="826401"/>
            <wp:effectExtent l="0" t="0" r="2540" b="0"/>
            <wp:wrapSquare wrapText="bothSides"/>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608000" cy="826401"/>
                    </a:xfrm>
                    <a:prstGeom prst="rect">
                      <a:avLst/>
                    </a:prstGeom>
                  </pic:spPr>
                </pic:pic>
              </a:graphicData>
            </a:graphic>
          </wp:anchor>
        </w:drawing>
      </w:r>
    </w:p>
    <w:p w14:paraId="611B51D4" w14:textId="77777777" w:rsidR="00297176" w:rsidRDefault="00297176" w:rsidP="00297176">
      <w:pPr>
        <w:pStyle w:val="Fuente"/>
        <w:rPr>
          <w:rFonts w:asciiTheme="minorHAnsi" w:hAnsiTheme="minorHAnsi" w:cstheme="minorHAnsi"/>
          <w:i w:val="0"/>
          <w:iCs/>
          <w:sz w:val="18"/>
          <w:szCs w:val="22"/>
        </w:rPr>
      </w:pPr>
    </w:p>
    <w:p w14:paraId="12F74B43" w14:textId="3C900069" w:rsidR="00297176" w:rsidRDefault="00297176" w:rsidP="00297176">
      <w:pPr>
        <w:pStyle w:val="Fuente"/>
        <w:rPr>
          <w:rFonts w:asciiTheme="minorHAnsi" w:hAnsiTheme="minorHAnsi" w:cstheme="minorHAnsi"/>
          <w:i w:val="0"/>
          <w:iCs/>
          <w:sz w:val="18"/>
          <w:szCs w:val="22"/>
        </w:rPr>
      </w:pPr>
      <w:r>
        <w:rPr>
          <w:rFonts w:asciiTheme="minorHAnsi" w:hAnsiTheme="minorHAnsi" w:cstheme="minorHAnsi"/>
          <w:i w:val="0"/>
          <w:iCs/>
          <w:sz w:val="18"/>
          <w:szCs w:val="22"/>
        </w:rPr>
        <w:t xml:space="preserve">                                         </w:t>
      </w:r>
      <w:r w:rsidRPr="00916D4E">
        <w:rPr>
          <w:rFonts w:asciiTheme="minorHAnsi" w:hAnsiTheme="minorHAnsi" w:cstheme="minorHAnsi"/>
          <w:i w:val="0"/>
          <w:iCs/>
          <w:sz w:val="18"/>
          <w:szCs w:val="22"/>
        </w:rPr>
        <w:t xml:space="preserve">Fuente: </w:t>
      </w:r>
      <w:r>
        <w:rPr>
          <w:rFonts w:asciiTheme="minorHAnsi" w:hAnsiTheme="minorHAnsi" w:cstheme="minorHAnsi"/>
          <w:i w:val="0"/>
          <w:iCs/>
          <w:sz w:val="18"/>
          <w:szCs w:val="22"/>
        </w:rPr>
        <w:t xml:space="preserve">Plataforma Nacional de Toma de Muestras </w:t>
      </w:r>
      <w:hyperlink r:id="rId19" w:history="1">
        <w:r w:rsidRPr="00464AA8">
          <w:rPr>
            <w:rStyle w:val="Hipervnculo"/>
            <w:rFonts w:asciiTheme="minorHAnsi" w:hAnsiTheme="minorHAnsi" w:cstheme="minorHAnsi"/>
            <w:i w:val="0"/>
            <w:iCs/>
            <w:sz w:val="18"/>
            <w:szCs w:val="22"/>
          </w:rPr>
          <w:t>https://tomademuestras.minsal.cl</w:t>
        </w:r>
      </w:hyperlink>
    </w:p>
    <w:p w14:paraId="01F1AD13" w14:textId="3C3773C3" w:rsidR="00297176" w:rsidRDefault="00683FF2" w:rsidP="00E07513">
      <w:pPr>
        <w:spacing w:before="240" w:after="240" w:line="276" w:lineRule="auto"/>
        <w:rPr>
          <w:lang w:val="es-MX" w:eastAsia="es-MX"/>
        </w:rPr>
      </w:pPr>
      <w:r>
        <w:rPr>
          <w:lang w:val="es-MX" w:eastAsia="es-MX"/>
        </w:rPr>
        <w:t xml:space="preserve">El test de antígeno para búsqueda de SARS-CoV-2, </w:t>
      </w:r>
      <w:r>
        <w:t>es una prueba que genera resultados alrededor de los 30 minutos in situ en el territorio requerido, facilitando la rápida implementación de medidas de control de aislamiento y trazabilidad de los casos COVID-19.</w:t>
      </w:r>
    </w:p>
    <w:p w14:paraId="74C3B110" w14:textId="50E0CC03" w:rsidR="00FE001C" w:rsidRPr="00E07513" w:rsidRDefault="00FC7EA9" w:rsidP="00E07513">
      <w:pPr>
        <w:spacing w:before="240" w:after="240" w:line="276" w:lineRule="auto"/>
        <w:rPr>
          <w:b/>
        </w:rPr>
      </w:pPr>
      <w:r>
        <w:t>La PNTM</w:t>
      </w:r>
      <w:commentRangeStart w:id="11"/>
      <w:commentRangeStart w:id="12"/>
      <w:r w:rsidR="00E07513" w:rsidRPr="00E07513">
        <w:t xml:space="preserve">, </w:t>
      </w:r>
      <w:r>
        <w:t xml:space="preserve">es </w:t>
      </w:r>
      <w:r w:rsidR="00E07513" w:rsidRPr="00E07513">
        <w:t xml:space="preserve">la única vía de registro de información de exámenes y resultados </w:t>
      </w:r>
      <w:proofErr w:type="gramStart"/>
      <w:r w:rsidR="00E07513" w:rsidRPr="00E07513">
        <w:t>de test</w:t>
      </w:r>
      <w:proofErr w:type="gramEnd"/>
      <w:r w:rsidR="00E07513" w:rsidRPr="00E07513">
        <w:t xml:space="preserve"> antígenos para coronavirus validado desde el Ministerio de Salud como examen de carácter diagnóstico, y será utilizada además para entregar diariamente reportes a las Autoridades respectivas. </w:t>
      </w:r>
      <w:commentRangeEnd w:id="11"/>
      <w:r w:rsidR="009A5FCC">
        <w:rPr>
          <w:rStyle w:val="Refdecomentario"/>
        </w:rPr>
        <w:commentReference w:id="11"/>
      </w:r>
      <w:commentRangeEnd w:id="12"/>
      <w:r>
        <w:rPr>
          <w:rStyle w:val="Refdecomentario"/>
        </w:rPr>
        <w:commentReference w:id="12"/>
      </w:r>
      <w:r>
        <w:rPr>
          <w:rStyle w:val="Refdenotaalpie"/>
        </w:rPr>
        <w:footnoteReference w:id="3"/>
      </w:r>
    </w:p>
    <w:p w14:paraId="65A46250" w14:textId="282B7D32" w:rsidR="00AC36A2" w:rsidRDefault="00AC36A2" w:rsidP="00E95AD6"/>
    <w:p w14:paraId="276EBE02" w14:textId="58BBAB2A" w:rsidR="00216C76" w:rsidRDefault="00216C76" w:rsidP="00E95AD6"/>
    <w:p w14:paraId="32A24C91" w14:textId="012D8264" w:rsidR="00216C76" w:rsidRDefault="00216C76" w:rsidP="00E95AD6"/>
    <w:p w14:paraId="49EFDE31" w14:textId="77777777" w:rsidR="00216C76" w:rsidRPr="006E47C6" w:rsidRDefault="00216C76" w:rsidP="00E95AD6"/>
    <w:p w14:paraId="6E5C7E63" w14:textId="162D5415" w:rsidR="00AC36A2" w:rsidRPr="002B6F52" w:rsidRDefault="00273C2E" w:rsidP="0066600E">
      <w:pPr>
        <w:pStyle w:val="Ttulo2"/>
      </w:pPr>
      <w:bookmarkStart w:id="13" w:name="_Toc103776558"/>
      <w:r>
        <w:lastRenderedPageBreak/>
        <w:t xml:space="preserve">1.3 </w:t>
      </w:r>
      <w:r w:rsidRPr="002B6F52">
        <w:t>Responsabilidades</w:t>
      </w:r>
      <w:bookmarkEnd w:id="13"/>
    </w:p>
    <w:p w14:paraId="16072CFE" w14:textId="77777777" w:rsidR="00E95AD6" w:rsidRDefault="00E95AD6" w:rsidP="00987DEE"/>
    <w:p w14:paraId="6D69884F" w14:textId="550EAE50" w:rsidR="00AC36A2" w:rsidRPr="00396597" w:rsidRDefault="00E277E9" w:rsidP="00987DEE">
      <w:pPr>
        <w:rPr>
          <w:color w:val="auto"/>
        </w:rPr>
      </w:pPr>
      <w:r>
        <w:rPr>
          <w:color w:val="auto"/>
        </w:rPr>
        <w:t>el uso</w:t>
      </w:r>
      <w:r w:rsidR="00297176">
        <w:rPr>
          <w:color w:val="auto"/>
        </w:rPr>
        <w:t xml:space="preserve"> de la </w:t>
      </w:r>
      <w:r w:rsidR="009A5FCC">
        <w:rPr>
          <w:color w:val="auto"/>
        </w:rPr>
        <w:t>PNTM</w:t>
      </w:r>
      <w:r w:rsidR="00297176">
        <w:rPr>
          <w:color w:val="auto"/>
        </w:rPr>
        <w:t xml:space="preserve"> para el ingreso de muestras </w:t>
      </w:r>
      <w:proofErr w:type="gramStart"/>
      <w:r>
        <w:rPr>
          <w:color w:val="auto"/>
        </w:rPr>
        <w:t>de</w:t>
      </w:r>
      <w:r w:rsidR="00297176">
        <w:rPr>
          <w:color w:val="auto"/>
        </w:rPr>
        <w:t xml:space="preserve"> Test</w:t>
      </w:r>
      <w:proofErr w:type="gramEnd"/>
      <w:r w:rsidR="00297176">
        <w:rPr>
          <w:color w:val="auto"/>
        </w:rPr>
        <w:t xml:space="preserve"> Antígeno </w:t>
      </w:r>
      <w:r w:rsidR="00AC36A2" w:rsidRPr="00396597">
        <w:rPr>
          <w:color w:val="auto"/>
        </w:rPr>
        <w:t xml:space="preserve">comprende diversos actores, tales como la </w:t>
      </w:r>
      <w:r w:rsidR="00A90610" w:rsidRPr="00396597">
        <w:rPr>
          <w:color w:val="auto"/>
        </w:rPr>
        <w:t xml:space="preserve">Unidad de Testeo de </w:t>
      </w:r>
      <w:r w:rsidR="00AC36A2" w:rsidRPr="00396597">
        <w:rPr>
          <w:color w:val="auto"/>
        </w:rPr>
        <w:t xml:space="preserve">coordinación TTA, </w:t>
      </w:r>
      <w:r w:rsidR="003E2846" w:rsidRPr="00396597">
        <w:rPr>
          <w:color w:val="auto"/>
        </w:rPr>
        <w:t>S</w:t>
      </w:r>
      <w:r w:rsidR="009A5FCC">
        <w:rPr>
          <w:color w:val="auto"/>
        </w:rPr>
        <w:t>eremi</w:t>
      </w:r>
      <w:r w:rsidR="003E2846" w:rsidRPr="00396597">
        <w:rPr>
          <w:color w:val="auto"/>
        </w:rPr>
        <w:t>s de Salud</w:t>
      </w:r>
      <w:r w:rsidR="00AC36A2" w:rsidRPr="00396597">
        <w:rPr>
          <w:color w:val="auto"/>
        </w:rPr>
        <w:t xml:space="preserve"> y </w:t>
      </w:r>
      <w:r w:rsidR="00297176">
        <w:rPr>
          <w:color w:val="auto"/>
        </w:rPr>
        <w:t>Establecimientos</w:t>
      </w:r>
      <w:r>
        <w:rPr>
          <w:color w:val="auto"/>
        </w:rPr>
        <w:t xml:space="preserve"> de salu</w:t>
      </w:r>
      <w:r w:rsidR="007E2016">
        <w:rPr>
          <w:color w:val="auto"/>
        </w:rPr>
        <w:t>d</w:t>
      </w:r>
      <w:r w:rsidR="00AC36A2" w:rsidRPr="00396597">
        <w:rPr>
          <w:color w:val="auto"/>
        </w:rPr>
        <w:t>, cuyas funciones se detallan a continuación:</w:t>
      </w:r>
    </w:p>
    <w:p w14:paraId="049F31B8" w14:textId="77777777" w:rsidR="00AC36A2" w:rsidRPr="00396597" w:rsidRDefault="00AC36A2" w:rsidP="00987DEE">
      <w:pPr>
        <w:rPr>
          <w:color w:val="auto"/>
        </w:rPr>
      </w:pPr>
    </w:p>
    <w:p w14:paraId="6A430C6D" w14:textId="084F6EF9" w:rsidR="00AC36A2" w:rsidRPr="00FE001C" w:rsidRDefault="00A90610" w:rsidP="00FE001C">
      <w:pPr>
        <w:pStyle w:val="Prrafodelista"/>
        <w:numPr>
          <w:ilvl w:val="0"/>
          <w:numId w:val="25"/>
        </w:numPr>
        <w:rPr>
          <w:color w:val="auto"/>
        </w:rPr>
      </w:pPr>
      <w:r w:rsidRPr="00FE001C">
        <w:rPr>
          <w:b/>
          <w:bCs/>
          <w:color w:val="auto"/>
        </w:rPr>
        <w:t xml:space="preserve">Unidad de Testeo - </w:t>
      </w:r>
      <w:r w:rsidR="00AC36A2" w:rsidRPr="00FE001C">
        <w:rPr>
          <w:b/>
          <w:bCs/>
          <w:color w:val="auto"/>
        </w:rPr>
        <w:t>Coordinación TTA:</w:t>
      </w:r>
      <w:r w:rsidR="00AC36A2" w:rsidRPr="00FE001C">
        <w:rPr>
          <w:color w:val="auto"/>
        </w:rPr>
        <w:t xml:space="preserve"> elaborar el procedimiento, capacita</w:t>
      </w:r>
      <w:r w:rsidR="002C74EB" w:rsidRPr="00FE001C">
        <w:rPr>
          <w:color w:val="auto"/>
        </w:rPr>
        <w:t>r</w:t>
      </w:r>
      <w:r w:rsidR="00AC36A2" w:rsidRPr="00FE001C">
        <w:rPr>
          <w:color w:val="auto"/>
        </w:rPr>
        <w:t xml:space="preserve"> sobre el mismo y </w:t>
      </w:r>
      <w:r w:rsidR="002C74EB" w:rsidRPr="00FE001C">
        <w:rPr>
          <w:color w:val="auto"/>
        </w:rPr>
        <w:t xml:space="preserve">monitorear </w:t>
      </w:r>
      <w:r w:rsidR="00AC36A2" w:rsidRPr="00FE001C">
        <w:rPr>
          <w:color w:val="auto"/>
        </w:rPr>
        <w:t xml:space="preserve">el correcto funcionamiento a través de seguimiento </w:t>
      </w:r>
      <w:r w:rsidR="00A406F6" w:rsidRPr="00FE001C">
        <w:rPr>
          <w:color w:val="auto"/>
        </w:rPr>
        <w:t>cont</w:t>
      </w:r>
      <w:r w:rsidR="00A406F6">
        <w:rPr>
          <w:color w:val="auto"/>
        </w:rPr>
        <w:t>i</w:t>
      </w:r>
      <w:r w:rsidR="00A406F6" w:rsidRPr="00FE001C">
        <w:rPr>
          <w:color w:val="auto"/>
        </w:rPr>
        <w:t>nuo</w:t>
      </w:r>
      <w:r w:rsidR="00AC36A2" w:rsidRPr="00FE001C">
        <w:rPr>
          <w:color w:val="auto"/>
        </w:rPr>
        <w:t>.</w:t>
      </w:r>
    </w:p>
    <w:p w14:paraId="29408E5C" w14:textId="77777777" w:rsidR="00AC36A2" w:rsidRPr="00396597" w:rsidRDefault="00AC36A2" w:rsidP="00987DEE">
      <w:pPr>
        <w:rPr>
          <w:color w:val="auto"/>
        </w:rPr>
      </w:pPr>
    </w:p>
    <w:p w14:paraId="7B0B4B1A" w14:textId="7F9AB090" w:rsidR="000C2B4F" w:rsidRDefault="003E2846" w:rsidP="000C2B4F">
      <w:pPr>
        <w:pStyle w:val="Prrafodelista"/>
        <w:numPr>
          <w:ilvl w:val="0"/>
          <w:numId w:val="25"/>
        </w:numPr>
        <w:rPr>
          <w:color w:val="auto"/>
        </w:rPr>
      </w:pPr>
      <w:r w:rsidRPr="00FE001C">
        <w:rPr>
          <w:b/>
          <w:bCs/>
          <w:color w:val="auto"/>
        </w:rPr>
        <w:t>SEREMI</w:t>
      </w:r>
      <w:r w:rsidR="00AC36A2" w:rsidRPr="00FE001C">
        <w:rPr>
          <w:b/>
          <w:bCs/>
          <w:color w:val="auto"/>
        </w:rPr>
        <w:t>:</w:t>
      </w:r>
      <w:r w:rsidR="00AC36A2" w:rsidRPr="00FE001C">
        <w:rPr>
          <w:color w:val="auto"/>
        </w:rPr>
        <w:t xml:space="preserve"> </w:t>
      </w:r>
      <w:r w:rsidR="00273C2E" w:rsidRPr="00FE001C">
        <w:rPr>
          <w:color w:val="auto"/>
        </w:rPr>
        <w:t xml:space="preserve">responsable de </w:t>
      </w:r>
      <w:r w:rsidR="00AC36A2" w:rsidRPr="00FE001C">
        <w:rPr>
          <w:color w:val="auto"/>
        </w:rPr>
        <w:t xml:space="preserve">velar por la correcta ejecución del </w:t>
      </w:r>
      <w:r w:rsidR="00E277E9">
        <w:rPr>
          <w:color w:val="auto"/>
        </w:rPr>
        <w:t>instructivo</w:t>
      </w:r>
      <w:r w:rsidR="00E277E9" w:rsidRPr="00FE001C">
        <w:rPr>
          <w:color w:val="auto"/>
        </w:rPr>
        <w:t xml:space="preserve"> </w:t>
      </w:r>
      <w:r w:rsidR="00AC36A2" w:rsidRPr="00FE001C">
        <w:rPr>
          <w:color w:val="auto"/>
        </w:rPr>
        <w:t>en su territorio</w:t>
      </w:r>
      <w:r w:rsidR="00975871">
        <w:rPr>
          <w:color w:val="auto"/>
        </w:rPr>
        <w:t>.</w:t>
      </w:r>
    </w:p>
    <w:p w14:paraId="13A23449" w14:textId="77777777" w:rsidR="00975871" w:rsidRPr="00975871" w:rsidRDefault="00975871" w:rsidP="00975871">
      <w:pPr>
        <w:rPr>
          <w:color w:val="auto"/>
        </w:rPr>
      </w:pPr>
    </w:p>
    <w:p w14:paraId="5EEC27D7" w14:textId="3C7ADBD9" w:rsidR="000C2B4F" w:rsidRDefault="00297176" w:rsidP="0023749A">
      <w:pPr>
        <w:pStyle w:val="Prrafodelista"/>
        <w:numPr>
          <w:ilvl w:val="0"/>
          <w:numId w:val="25"/>
        </w:numPr>
        <w:rPr>
          <w:color w:val="auto"/>
        </w:rPr>
      </w:pPr>
      <w:r>
        <w:rPr>
          <w:b/>
          <w:bCs/>
          <w:color w:val="auto"/>
        </w:rPr>
        <w:t>Establecimientos</w:t>
      </w:r>
      <w:r w:rsidR="00AC36A2" w:rsidRPr="00FE001C">
        <w:rPr>
          <w:b/>
          <w:bCs/>
          <w:color w:val="auto"/>
        </w:rPr>
        <w:t>:</w:t>
      </w:r>
      <w:r w:rsidR="00AC36A2" w:rsidRPr="00FE001C">
        <w:rPr>
          <w:color w:val="auto"/>
        </w:rPr>
        <w:t xml:space="preserve"> </w:t>
      </w:r>
      <w:r w:rsidR="00527A6F" w:rsidRPr="00FE001C">
        <w:rPr>
          <w:color w:val="auto"/>
        </w:rPr>
        <w:t>responsable</w:t>
      </w:r>
      <w:r>
        <w:rPr>
          <w:color w:val="auto"/>
        </w:rPr>
        <w:t>s</w:t>
      </w:r>
      <w:r w:rsidR="00527A6F" w:rsidRPr="00FE001C">
        <w:rPr>
          <w:color w:val="auto"/>
        </w:rPr>
        <w:t xml:space="preserve"> directo</w:t>
      </w:r>
      <w:r>
        <w:rPr>
          <w:color w:val="auto"/>
        </w:rPr>
        <w:t>s</w:t>
      </w:r>
      <w:r w:rsidR="00527A6F" w:rsidRPr="00FE001C">
        <w:rPr>
          <w:color w:val="auto"/>
        </w:rPr>
        <w:t xml:space="preserve"> de cumplir </w:t>
      </w:r>
      <w:r w:rsidR="00AC36A2" w:rsidRPr="00FE001C">
        <w:rPr>
          <w:color w:val="auto"/>
        </w:rPr>
        <w:t xml:space="preserve">las directrices que se detallan en el presente </w:t>
      </w:r>
      <w:r w:rsidR="00E277E9">
        <w:rPr>
          <w:color w:val="auto"/>
        </w:rPr>
        <w:t>in</w:t>
      </w:r>
      <w:r w:rsidR="007E2016">
        <w:rPr>
          <w:color w:val="auto"/>
        </w:rPr>
        <w:t>s</w:t>
      </w:r>
      <w:r w:rsidR="00E277E9">
        <w:rPr>
          <w:color w:val="auto"/>
        </w:rPr>
        <w:t>tructivo</w:t>
      </w:r>
      <w:r w:rsidR="00527A6F" w:rsidRPr="00FE001C">
        <w:rPr>
          <w:color w:val="auto"/>
        </w:rPr>
        <w:t>, en forma, contenido y oportunidad requeridas. Además de</w:t>
      </w:r>
      <w:r w:rsidR="00AC36A2" w:rsidRPr="00FE001C">
        <w:rPr>
          <w:color w:val="auto"/>
        </w:rPr>
        <w:t xml:space="preserve"> informar de manera oportuna </w:t>
      </w:r>
      <w:r w:rsidR="00527A6F" w:rsidRPr="00FE001C">
        <w:rPr>
          <w:color w:val="auto"/>
        </w:rPr>
        <w:t>las</w:t>
      </w:r>
      <w:r w:rsidR="00AC36A2" w:rsidRPr="00FE001C">
        <w:rPr>
          <w:color w:val="auto"/>
        </w:rPr>
        <w:t xml:space="preserve"> problemáticas que se puedan presentar en ejecución de las actividades</w:t>
      </w:r>
      <w:r w:rsidR="00527A6F" w:rsidRPr="00FE001C">
        <w:rPr>
          <w:color w:val="auto"/>
        </w:rPr>
        <w:t xml:space="preserve"> señaladas, a través del canal de comunicación formal, para dichos efectos</w:t>
      </w:r>
      <w:r w:rsidR="00AC36A2" w:rsidRPr="00FE001C">
        <w:rPr>
          <w:color w:val="auto"/>
        </w:rPr>
        <w:t>.</w:t>
      </w:r>
    </w:p>
    <w:p w14:paraId="70F3F5EE" w14:textId="77777777" w:rsidR="0023749A" w:rsidRPr="0023749A" w:rsidRDefault="0023749A" w:rsidP="0023749A">
      <w:pPr>
        <w:pStyle w:val="Prrafodelista"/>
        <w:rPr>
          <w:color w:val="auto"/>
        </w:rPr>
      </w:pPr>
    </w:p>
    <w:p w14:paraId="32377D0B" w14:textId="186FF29E" w:rsidR="00AC36A2" w:rsidRDefault="00B469CB" w:rsidP="009642F9">
      <w:pPr>
        <w:pStyle w:val="Ttulo1"/>
      </w:pPr>
      <w:bookmarkStart w:id="14" w:name="_Toc103776559"/>
      <w:r>
        <w:t>2</w:t>
      </w:r>
      <w:r w:rsidR="00477FD6">
        <w:t>.</w:t>
      </w:r>
      <w:r>
        <w:t xml:space="preserve"> </w:t>
      </w:r>
      <w:r w:rsidR="00477FD6">
        <w:t>Instructivo de uso PNTM – Sección Antígeno</w:t>
      </w:r>
      <w:bookmarkEnd w:id="14"/>
    </w:p>
    <w:p w14:paraId="59260E94" w14:textId="77777777" w:rsidR="00477FD6" w:rsidRPr="00477FD6" w:rsidRDefault="00477FD6" w:rsidP="00477FD6"/>
    <w:p w14:paraId="14DE2DAC" w14:textId="7DCC0A9C" w:rsidR="004D4756" w:rsidRDefault="00477FD6" w:rsidP="0066600E">
      <w:pPr>
        <w:pStyle w:val="Ttulo2"/>
      </w:pPr>
      <w:bookmarkStart w:id="15" w:name="_Toc103776560"/>
      <w:r>
        <w:t>2.1</w:t>
      </w:r>
      <w:r w:rsidR="009642F9">
        <w:t xml:space="preserve"> </w:t>
      </w:r>
      <w:r>
        <w:t>Ingreso a la plataforma</w:t>
      </w:r>
      <w:bookmarkEnd w:id="15"/>
    </w:p>
    <w:p w14:paraId="5DA2B05E" w14:textId="686E64EE" w:rsidR="008A2C7F" w:rsidRDefault="008A2C7F" w:rsidP="008A2C7F">
      <w:pPr>
        <w:spacing w:before="240" w:after="240" w:line="276" w:lineRule="auto"/>
      </w:pPr>
      <w:r w:rsidRPr="008A2C7F">
        <w:t xml:space="preserve">Ingresarán </w:t>
      </w:r>
      <w:r w:rsidR="00E277E9">
        <w:t xml:space="preserve">datos a PNTM, </w:t>
      </w:r>
      <w:r w:rsidRPr="008A2C7F">
        <w:t xml:space="preserve">todos los profesionales de salud </w:t>
      </w:r>
      <w:r w:rsidR="00E277E9">
        <w:t xml:space="preserve">competentes para ejecutar </w:t>
      </w:r>
      <w:r w:rsidRPr="008A2C7F">
        <w:t>s el proceso de toma de muestra</w:t>
      </w:r>
      <w:r w:rsidR="00E277E9">
        <w:t>, lectura e interpretación de resultados</w:t>
      </w:r>
      <w:r w:rsidRPr="008A2C7F">
        <w:t xml:space="preserve"> y que se </w:t>
      </w:r>
      <w:r w:rsidR="007E2016" w:rsidRPr="008A2C7F">
        <w:t>encuentr</w:t>
      </w:r>
      <w:r w:rsidR="007E2016">
        <w:t xml:space="preserve">en </w:t>
      </w:r>
      <w:r w:rsidR="007E2016" w:rsidRPr="008A2C7F">
        <w:t>previamente</w:t>
      </w:r>
      <w:r w:rsidRPr="008A2C7F">
        <w:t xml:space="preserve"> identificados y cargados en la</w:t>
      </w:r>
      <w:r w:rsidR="004C6B20">
        <w:t xml:space="preserve"> base datos de usuarios de </w:t>
      </w:r>
      <w:r w:rsidR="001724CA">
        <w:t xml:space="preserve">la </w:t>
      </w:r>
      <w:r w:rsidR="001724CA" w:rsidRPr="008A2C7F">
        <w:t>plataforma</w:t>
      </w:r>
      <w:r w:rsidR="00E6409F">
        <w:t>.</w:t>
      </w:r>
    </w:p>
    <w:p w14:paraId="4554EE4C" w14:textId="1EBF9B66" w:rsidR="008A2C7F" w:rsidRDefault="001724CA" w:rsidP="008A2C7F">
      <w:pPr>
        <w:spacing w:line="276" w:lineRule="auto"/>
      </w:pPr>
      <w:r>
        <w:t xml:space="preserve">El ingreso a </w:t>
      </w:r>
      <w:r w:rsidR="008A2C7F" w:rsidRPr="008A2C7F">
        <w:t>la plataforma</w:t>
      </w:r>
      <w:r>
        <w:t xml:space="preserve"> </w:t>
      </w:r>
      <w:r w:rsidR="00E6409F">
        <w:t>puede ser</w:t>
      </w:r>
      <w:r w:rsidR="008A2C7F" w:rsidRPr="008A2C7F">
        <w:t xml:space="preserve"> desde cualquier computador o dispositivo móvil con conexión a internet a través del sitio web </w:t>
      </w:r>
      <w:hyperlink r:id="rId20" w:history="1">
        <w:r w:rsidR="008A2C7F" w:rsidRPr="00464AA8">
          <w:rPr>
            <w:rStyle w:val="Hipervnculo"/>
          </w:rPr>
          <w:t>https://tomademuestras.minsal.cl</w:t>
        </w:r>
      </w:hyperlink>
    </w:p>
    <w:p w14:paraId="01672C62" w14:textId="18156735" w:rsidR="008A2C7F" w:rsidRDefault="008A2C7F" w:rsidP="008A2C7F">
      <w:pPr>
        <w:spacing w:line="276" w:lineRule="auto"/>
      </w:pPr>
    </w:p>
    <w:p w14:paraId="62B29FB5" w14:textId="415218FB" w:rsidR="008A2C7F" w:rsidRDefault="008A2C7F" w:rsidP="008A2C7F">
      <w:pPr>
        <w:spacing w:line="276" w:lineRule="auto"/>
        <w:jc w:val="center"/>
        <w:rPr>
          <w:rFonts w:asciiTheme="minorHAnsi" w:hAnsiTheme="minorHAnsi" w:cstheme="minorHAnsi"/>
          <w:bCs/>
          <w:i/>
          <w:iCs/>
          <w:sz w:val="18"/>
        </w:rPr>
      </w:pPr>
      <w:r w:rsidRPr="00916D4E">
        <w:rPr>
          <w:rFonts w:asciiTheme="minorHAnsi" w:hAnsiTheme="minorHAnsi" w:cstheme="minorHAnsi"/>
          <w:bCs/>
          <w:i/>
          <w:iCs/>
          <w:sz w:val="18"/>
        </w:rPr>
        <w:t>Figura</w:t>
      </w:r>
      <w:r>
        <w:rPr>
          <w:rFonts w:asciiTheme="minorHAnsi" w:hAnsiTheme="minorHAnsi" w:cstheme="minorHAnsi"/>
          <w:bCs/>
          <w:i/>
          <w:iCs/>
          <w:sz w:val="18"/>
        </w:rPr>
        <w:t xml:space="preserve"> </w:t>
      </w:r>
      <w:r w:rsidR="00BE5C67">
        <w:rPr>
          <w:rFonts w:asciiTheme="minorHAnsi" w:hAnsiTheme="minorHAnsi" w:cstheme="minorHAnsi"/>
          <w:bCs/>
          <w:i/>
          <w:iCs/>
          <w:sz w:val="18"/>
        </w:rPr>
        <w:t>4</w:t>
      </w:r>
      <w:r w:rsidRPr="00916D4E">
        <w:rPr>
          <w:rFonts w:asciiTheme="minorHAnsi" w:hAnsiTheme="minorHAnsi" w:cstheme="minorHAnsi"/>
          <w:bCs/>
          <w:i/>
          <w:iCs/>
          <w:sz w:val="18"/>
        </w:rPr>
        <w:t xml:space="preserve">: </w:t>
      </w:r>
      <w:r>
        <w:rPr>
          <w:rFonts w:asciiTheme="minorHAnsi" w:hAnsiTheme="minorHAnsi" w:cstheme="minorHAnsi"/>
          <w:bCs/>
          <w:i/>
          <w:iCs/>
          <w:sz w:val="18"/>
        </w:rPr>
        <w:t>Ingreso a Plataforma Nacional de Toma de Muestras</w:t>
      </w:r>
    </w:p>
    <w:p w14:paraId="238FA1A3" w14:textId="05952609" w:rsidR="008A2C7F" w:rsidRDefault="00216C76" w:rsidP="008A2C7F">
      <w:pPr>
        <w:spacing w:line="276" w:lineRule="auto"/>
        <w:jc w:val="center"/>
        <w:rPr>
          <w:rFonts w:asciiTheme="minorHAnsi" w:hAnsiTheme="minorHAnsi" w:cstheme="minorHAnsi"/>
          <w:bCs/>
          <w:i/>
          <w:iCs/>
          <w:sz w:val="18"/>
        </w:rPr>
      </w:pPr>
      <w:r>
        <w:rPr>
          <w:noProof/>
          <w:lang w:eastAsia="es-CL"/>
        </w:rPr>
        <w:drawing>
          <wp:anchor distT="0" distB="0" distL="0" distR="0" simplePos="0" relativeHeight="251658245" behindDoc="0" locked="0" layoutInCell="1" hidden="0" allowOverlap="1" wp14:anchorId="431D6559" wp14:editId="51093FC0">
            <wp:simplePos x="0" y="0"/>
            <wp:positionH relativeFrom="margin">
              <wp:posOffset>177165</wp:posOffset>
            </wp:positionH>
            <wp:positionV relativeFrom="paragraph">
              <wp:posOffset>12065</wp:posOffset>
            </wp:positionV>
            <wp:extent cx="5191125" cy="2333625"/>
            <wp:effectExtent l="0" t="0" r="9525" b="9525"/>
            <wp:wrapSquare wrapText="bothSides" distT="0" distB="0" distL="0" distR="0"/>
            <wp:docPr id="27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t="9963" r="913" b="2052"/>
                    <a:stretch>
                      <a:fillRect/>
                    </a:stretch>
                  </pic:blipFill>
                  <pic:spPr>
                    <a:xfrm>
                      <a:off x="0" y="0"/>
                      <a:ext cx="5191125" cy="2333625"/>
                    </a:xfrm>
                    <a:prstGeom prst="rect">
                      <a:avLst/>
                    </a:prstGeom>
                    <a:ln/>
                  </pic:spPr>
                </pic:pic>
              </a:graphicData>
            </a:graphic>
            <wp14:sizeRelH relativeFrom="margin">
              <wp14:pctWidth>0</wp14:pctWidth>
            </wp14:sizeRelH>
            <wp14:sizeRelV relativeFrom="margin">
              <wp14:pctHeight>0</wp14:pctHeight>
            </wp14:sizeRelV>
          </wp:anchor>
        </w:drawing>
      </w:r>
    </w:p>
    <w:p w14:paraId="6C5695A4" w14:textId="2375F115" w:rsidR="008A2C7F" w:rsidRDefault="008A2C7F" w:rsidP="008A2C7F">
      <w:pPr>
        <w:spacing w:line="276" w:lineRule="auto"/>
        <w:jc w:val="center"/>
        <w:rPr>
          <w:rFonts w:asciiTheme="minorHAnsi" w:hAnsiTheme="minorHAnsi" w:cstheme="minorHAnsi"/>
          <w:sz w:val="18"/>
        </w:rPr>
      </w:pPr>
      <w:r w:rsidRPr="00916D4E">
        <w:rPr>
          <w:rFonts w:asciiTheme="minorHAnsi" w:hAnsiTheme="minorHAnsi" w:cstheme="minorHAnsi"/>
          <w:iCs/>
          <w:sz w:val="18"/>
        </w:rPr>
        <w:t xml:space="preserve">Fuente: </w:t>
      </w:r>
      <w:r w:rsidRPr="008A2C7F">
        <w:rPr>
          <w:rFonts w:asciiTheme="minorHAnsi" w:hAnsiTheme="minorHAnsi" w:cstheme="minorHAnsi"/>
          <w:sz w:val="18"/>
        </w:rPr>
        <w:t xml:space="preserve">Plataforma Nacional de Toma de Muestras </w:t>
      </w:r>
      <w:hyperlink r:id="rId22" w:history="1">
        <w:r w:rsidRPr="008A2C7F">
          <w:rPr>
            <w:rStyle w:val="Hipervnculo"/>
            <w:rFonts w:asciiTheme="minorHAnsi" w:hAnsiTheme="minorHAnsi" w:cstheme="minorHAnsi"/>
            <w:sz w:val="18"/>
          </w:rPr>
          <w:t>https://tomademuestras.minsal.cl</w:t>
        </w:r>
      </w:hyperlink>
    </w:p>
    <w:p w14:paraId="529B1722" w14:textId="22D3634C" w:rsidR="008A2C7F" w:rsidRDefault="008A2C7F" w:rsidP="008A2C7F">
      <w:pPr>
        <w:spacing w:line="276" w:lineRule="auto"/>
        <w:jc w:val="center"/>
        <w:rPr>
          <w:rFonts w:asciiTheme="minorHAnsi" w:hAnsiTheme="minorHAnsi" w:cstheme="minorHAnsi"/>
          <w:sz w:val="18"/>
        </w:rPr>
      </w:pPr>
    </w:p>
    <w:p w14:paraId="22951C53" w14:textId="3C792E6D" w:rsidR="008A2C7F" w:rsidRPr="008A2C7F" w:rsidRDefault="008A2C7F" w:rsidP="008A2C7F">
      <w:pPr>
        <w:spacing w:line="276" w:lineRule="auto"/>
      </w:pPr>
      <w:r w:rsidRPr="008A2C7F">
        <w:lastRenderedPageBreak/>
        <w:t xml:space="preserve">Para el ingreso </w:t>
      </w:r>
      <w:r w:rsidR="00975871">
        <w:t>en la</w:t>
      </w:r>
      <w:r w:rsidRPr="008A2C7F">
        <w:t xml:space="preserve"> plataforma como usuario debe ingresar su Run sin puntos</w:t>
      </w:r>
      <w:r w:rsidR="009A5FCC">
        <w:t xml:space="preserve">, </w:t>
      </w:r>
      <w:r w:rsidRPr="008A2C7F">
        <w:t>guion</w:t>
      </w:r>
      <w:r w:rsidR="009A5FCC">
        <w:t xml:space="preserve"> o </w:t>
      </w:r>
      <w:r w:rsidRPr="008A2C7F">
        <w:t xml:space="preserve">dígito verificador. La contraseña de ingreso </w:t>
      </w:r>
      <w:r w:rsidR="00E6409F">
        <w:t xml:space="preserve">inicial </w:t>
      </w:r>
      <w:r w:rsidRPr="008A2C7F">
        <w:t xml:space="preserve">será su </w:t>
      </w:r>
      <w:r w:rsidRPr="008A2C7F">
        <w:rPr>
          <w:b/>
        </w:rPr>
        <w:t>número de registro en la SIS</w:t>
      </w:r>
      <w:r w:rsidRPr="008A2C7F">
        <w:rPr>
          <w:b/>
          <w:vertAlign w:val="superscript"/>
        </w:rPr>
        <w:footnoteReference w:id="4"/>
      </w:r>
      <w:r w:rsidRPr="008A2C7F">
        <w:rPr>
          <w:b/>
        </w:rPr>
        <w:t xml:space="preserve"> </w:t>
      </w:r>
      <w:r w:rsidRPr="008A2C7F">
        <w:t>para resguardar la seguridad del sistema</w:t>
      </w:r>
      <w:r w:rsidR="00975871">
        <w:t>. E</w:t>
      </w:r>
      <w:r w:rsidRPr="008A2C7F">
        <w:t>sta contraseña deberá ser modificada inmediatamente en el primer ingreso a la plataforma, estableciendo así su propia clave de seguridad que debe contener a lo menos 4 dígitos.</w:t>
      </w:r>
    </w:p>
    <w:p w14:paraId="7AD821B2" w14:textId="4CC011E1" w:rsidR="00527A6F" w:rsidRDefault="00527A6F" w:rsidP="001122D7">
      <w:pPr>
        <w:pStyle w:val="TituloTabla"/>
        <w:ind w:left="-851"/>
        <w:rPr>
          <w:rFonts w:asciiTheme="minorHAnsi" w:hAnsiTheme="minorHAnsi" w:cstheme="minorHAnsi"/>
          <w:b w:val="0"/>
          <w:bCs/>
          <w:i/>
          <w:iCs/>
          <w:sz w:val="18"/>
          <w:szCs w:val="22"/>
        </w:rPr>
      </w:pPr>
      <w:r w:rsidRPr="00916D4E">
        <w:rPr>
          <w:rFonts w:asciiTheme="minorHAnsi" w:hAnsiTheme="minorHAnsi" w:cstheme="minorHAnsi"/>
          <w:b w:val="0"/>
          <w:bCs/>
          <w:i/>
          <w:iCs/>
          <w:sz w:val="18"/>
          <w:szCs w:val="22"/>
        </w:rPr>
        <w:t>Figura</w:t>
      </w:r>
      <w:r w:rsidR="00396597">
        <w:rPr>
          <w:rFonts w:asciiTheme="minorHAnsi" w:hAnsiTheme="minorHAnsi" w:cstheme="minorHAnsi"/>
          <w:b w:val="0"/>
          <w:bCs/>
          <w:i/>
          <w:iCs/>
          <w:sz w:val="18"/>
          <w:szCs w:val="22"/>
        </w:rPr>
        <w:t xml:space="preserve"> </w:t>
      </w:r>
      <w:r w:rsidR="00BE5C67">
        <w:rPr>
          <w:rFonts w:asciiTheme="minorHAnsi" w:hAnsiTheme="minorHAnsi" w:cstheme="minorHAnsi"/>
          <w:b w:val="0"/>
          <w:bCs/>
          <w:i/>
          <w:iCs/>
          <w:sz w:val="18"/>
          <w:szCs w:val="22"/>
        </w:rPr>
        <w:t>5</w:t>
      </w:r>
      <w:r w:rsidRPr="00916D4E">
        <w:rPr>
          <w:rFonts w:asciiTheme="minorHAnsi" w:hAnsiTheme="minorHAnsi" w:cstheme="minorHAnsi"/>
          <w:b w:val="0"/>
          <w:bCs/>
          <w:i/>
          <w:iCs/>
          <w:sz w:val="18"/>
          <w:szCs w:val="22"/>
        </w:rPr>
        <w:t>:</w:t>
      </w:r>
      <w:r w:rsidR="004175F9">
        <w:rPr>
          <w:rFonts w:asciiTheme="minorHAnsi" w:hAnsiTheme="minorHAnsi" w:cstheme="minorHAnsi"/>
          <w:b w:val="0"/>
          <w:bCs/>
          <w:i/>
          <w:iCs/>
          <w:sz w:val="18"/>
          <w:szCs w:val="22"/>
        </w:rPr>
        <w:t xml:space="preserve"> Actualizar contraseña en PNTM</w:t>
      </w:r>
      <w:r w:rsidRPr="00916D4E">
        <w:rPr>
          <w:rFonts w:asciiTheme="minorHAnsi" w:hAnsiTheme="minorHAnsi" w:cstheme="minorHAnsi"/>
          <w:b w:val="0"/>
          <w:bCs/>
          <w:i/>
          <w:iCs/>
          <w:sz w:val="18"/>
          <w:szCs w:val="22"/>
        </w:rPr>
        <w:t xml:space="preserve"> </w:t>
      </w:r>
    </w:p>
    <w:p w14:paraId="5A22E9EF" w14:textId="559C01DF" w:rsidR="004175F9" w:rsidRPr="004175F9" w:rsidRDefault="005B35BC" w:rsidP="004175F9">
      <w:pPr>
        <w:jc w:val="center"/>
        <w:rPr>
          <w:lang w:val="es-MX" w:eastAsia="es-MX"/>
        </w:rPr>
      </w:pPr>
      <w:r>
        <w:rPr>
          <w:noProof/>
          <w:lang w:val="es-MX" w:eastAsia="es-MX"/>
        </w:rPr>
        <mc:AlternateContent>
          <mc:Choice Requires="wpg">
            <w:drawing>
              <wp:anchor distT="0" distB="0" distL="114300" distR="114300" simplePos="0" relativeHeight="251662341" behindDoc="0" locked="0" layoutInCell="1" allowOverlap="1" wp14:anchorId="5D00B10F" wp14:editId="0112260E">
                <wp:simplePos x="0" y="0"/>
                <wp:positionH relativeFrom="column">
                  <wp:posOffset>1407033</wp:posOffset>
                </wp:positionH>
                <wp:positionV relativeFrom="paragraph">
                  <wp:posOffset>53721</wp:posOffset>
                </wp:positionV>
                <wp:extent cx="2451100" cy="2057400"/>
                <wp:effectExtent l="0" t="0" r="6350" b="0"/>
                <wp:wrapNone/>
                <wp:docPr id="22" name="Grupo 22"/>
                <wp:cNvGraphicFramePr/>
                <a:graphic xmlns:a="http://schemas.openxmlformats.org/drawingml/2006/main">
                  <a:graphicData uri="http://schemas.microsoft.com/office/word/2010/wordprocessingGroup">
                    <wpg:wgp>
                      <wpg:cNvGrpSpPr/>
                      <wpg:grpSpPr>
                        <a:xfrm>
                          <a:off x="0" y="0"/>
                          <a:ext cx="2451100" cy="2057400"/>
                          <a:chOff x="0" y="0"/>
                          <a:chExt cx="2451100" cy="2057400"/>
                        </a:xfrm>
                      </wpg:grpSpPr>
                      <pic:pic xmlns:pic="http://schemas.openxmlformats.org/drawingml/2006/picture">
                        <pic:nvPicPr>
                          <pic:cNvPr id="2" name="Imagen 2" descr="Interfaz de usuario gráfica, Aplicación&#10;&#10;Descripción generada automáticamente"/>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51100" cy="2057400"/>
                          </a:xfrm>
                          <a:prstGeom prst="rect">
                            <a:avLst/>
                          </a:prstGeom>
                        </pic:spPr>
                      </pic:pic>
                      <wps:wsp>
                        <wps:cNvPr id="240" name="Conector recto de flecha 240"/>
                        <wps:cNvCnPr/>
                        <wps:spPr>
                          <a:xfrm flipH="1">
                            <a:off x="1743456" y="737616"/>
                            <a:ext cx="232410" cy="147320"/>
                          </a:xfrm>
                          <a:prstGeom prst="straightConnector1">
                            <a:avLst/>
                          </a:prstGeom>
                          <a:noFill/>
                          <a:ln w="9525" cap="flat" cmpd="sng">
                            <a:solidFill>
                              <a:srgbClr val="FF0000"/>
                            </a:solidFill>
                            <a:prstDash val="solid"/>
                            <a:miter lim="800000"/>
                            <a:headEnd type="none" w="sm" len="sm"/>
                            <a:tailEnd type="triangle" w="med" len="med"/>
                          </a:ln>
                        </wps:spPr>
                        <wps:bodyPr/>
                      </wps:wsp>
                    </wpg:wgp>
                  </a:graphicData>
                </a:graphic>
              </wp:anchor>
            </w:drawing>
          </mc:Choice>
          <mc:Fallback>
            <w:pict>
              <v:group w14:anchorId="5CC1C838" id="Grupo 22" o:spid="_x0000_s1026" style="position:absolute;margin-left:110.8pt;margin-top:4.25pt;width:193pt;height:162pt;z-index:251662341" coordsize="24511,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alt="Interfaz de usuario gráfica, Aplicación&#10;&#10;Descripción generada automáticamente" style="position:absolute;width:24511;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">
                  <v:imagedata r:id="rId24" o:title="Interfaz de usuario gráfica, Aplicación&#10;&#10;Descripción generada automáticamente"/>
                </v:shape>
                <v:shapetype id="_x0000_t32" coordsize="21600,21600" o:spt="32" o:oned="t" path="m,l21600,21600e" filled="f">
                  <v:path arrowok="t" fillok="f" o:connecttype="none"/>
                  <o:lock v:ext="edit" shapetype="t"/>
                </v:shapetype>
                <v:shape id="Conector recto de flecha 240" o:spid="_x0000_s1028" type="#_x0000_t32" style="position:absolute;left:17434;top:7376;width:2324;height:14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" strokecolor="red">
                  <v:stroke startarrowwidth="narrow" startarrowlength="short" endarrow="block" joinstyle="miter"/>
                </v:shape>
              </v:group>
            </w:pict>
          </mc:Fallback>
        </mc:AlternateContent>
      </w:r>
    </w:p>
    <w:p w14:paraId="77D1D321" w14:textId="77777777" w:rsidR="004175F9" w:rsidRDefault="004175F9" w:rsidP="00767917">
      <w:pPr>
        <w:pBdr>
          <w:top w:val="nil"/>
          <w:left w:val="nil"/>
          <w:bottom w:val="nil"/>
          <w:right w:val="nil"/>
          <w:between w:val="nil"/>
        </w:pBdr>
        <w:spacing w:line="276" w:lineRule="auto"/>
        <w:jc w:val="center"/>
        <w:rPr>
          <w:rFonts w:asciiTheme="minorHAnsi" w:hAnsiTheme="minorHAnsi" w:cstheme="minorHAnsi"/>
          <w:iCs/>
          <w:sz w:val="18"/>
        </w:rPr>
      </w:pPr>
    </w:p>
    <w:p w14:paraId="038C443E" w14:textId="77777777" w:rsidR="004175F9" w:rsidRDefault="004175F9" w:rsidP="00767917">
      <w:pPr>
        <w:pBdr>
          <w:top w:val="nil"/>
          <w:left w:val="nil"/>
          <w:bottom w:val="nil"/>
          <w:right w:val="nil"/>
          <w:between w:val="nil"/>
        </w:pBdr>
        <w:spacing w:line="276" w:lineRule="auto"/>
        <w:jc w:val="center"/>
        <w:rPr>
          <w:rFonts w:asciiTheme="minorHAnsi" w:hAnsiTheme="minorHAnsi" w:cstheme="minorHAnsi"/>
          <w:iCs/>
          <w:sz w:val="18"/>
        </w:rPr>
      </w:pPr>
    </w:p>
    <w:p w14:paraId="487B2287" w14:textId="77777777" w:rsidR="004175F9" w:rsidRDefault="004175F9" w:rsidP="00767917">
      <w:pPr>
        <w:pBdr>
          <w:top w:val="nil"/>
          <w:left w:val="nil"/>
          <w:bottom w:val="nil"/>
          <w:right w:val="nil"/>
          <w:between w:val="nil"/>
        </w:pBdr>
        <w:spacing w:line="276" w:lineRule="auto"/>
        <w:jc w:val="center"/>
        <w:rPr>
          <w:rFonts w:asciiTheme="minorHAnsi" w:hAnsiTheme="minorHAnsi" w:cstheme="minorHAnsi"/>
          <w:iCs/>
          <w:sz w:val="18"/>
        </w:rPr>
      </w:pPr>
    </w:p>
    <w:p w14:paraId="0C1E1ADB" w14:textId="21D59B47" w:rsidR="004175F9" w:rsidRDefault="004175F9" w:rsidP="00767917">
      <w:pPr>
        <w:pBdr>
          <w:top w:val="nil"/>
          <w:left w:val="nil"/>
          <w:bottom w:val="nil"/>
          <w:right w:val="nil"/>
          <w:between w:val="nil"/>
        </w:pBdr>
        <w:spacing w:line="276" w:lineRule="auto"/>
        <w:jc w:val="center"/>
        <w:rPr>
          <w:rFonts w:asciiTheme="minorHAnsi" w:hAnsiTheme="minorHAnsi" w:cstheme="minorHAnsi"/>
          <w:iCs/>
          <w:sz w:val="18"/>
        </w:rPr>
      </w:pPr>
    </w:p>
    <w:p w14:paraId="6206E4F6" w14:textId="604E7212" w:rsidR="004175F9" w:rsidRDefault="004175F9" w:rsidP="00767917">
      <w:pPr>
        <w:pBdr>
          <w:top w:val="nil"/>
          <w:left w:val="nil"/>
          <w:bottom w:val="nil"/>
          <w:right w:val="nil"/>
          <w:between w:val="nil"/>
        </w:pBdr>
        <w:spacing w:line="276" w:lineRule="auto"/>
        <w:jc w:val="center"/>
        <w:rPr>
          <w:rFonts w:asciiTheme="minorHAnsi" w:hAnsiTheme="minorHAnsi" w:cstheme="minorHAnsi"/>
          <w:iCs/>
          <w:sz w:val="18"/>
        </w:rPr>
      </w:pPr>
    </w:p>
    <w:p w14:paraId="0A7ADA5B" w14:textId="57AC29D6" w:rsidR="004175F9" w:rsidRDefault="004175F9" w:rsidP="00767917">
      <w:pPr>
        <w:pBdr>
          <w:top w:val="nil"/>
          <w:left w:val="nil"/>
          <w:bottom w:val="nil"/>
          <w:right w:val="nil"/>
          <w:between w:val="nil"/>
        </w:pBdr>
        <w:spacing w:line="276" w:lineRule="auto"/>
        <w:jc w:val="center"/>
        <w:rPr>
          <w:rFonts w:asciiTheme="minorHAnsi" w:hAnsiTheme="minorHAnsi" w:cstheme="minorHAnsi"/>
          <w:iCs/>
          <w:sz w:val="18"/>
        </w:rPr>
      </w:pPr>
    </w:p>
    <w:p w14:paraId="708A39AE" w14:textId="649E05A8" w:rsidR="004175F9" w:rsidRDefault="004175F9" w:rsidP="00767917">
      <w:pPr>
        <w:pBdr>
          <w:top w:val="nil"/>
          <w:left w:val="nil"/>
          <w:bottom w:val="nil"/>
          <w:right w:val="nil"/>
          <w:between w:val="nil"/>
        </w:pBdr>
        <w:spacing w:line="276" w:lineRule="auto"/>
        <w:jc w:val="center"/>
        <w:rPr>
          <w:rFonts w:asciiTheme="minorHAnsi" w:hAnsiTheme="minorHAnsi" w:cstheme="minorHAnsi"/>
          <w:iCs/>
          <w:sz w:val="18"/>
        </w:rPr>
      </w:pPr>
    </w:p>
    <w:p w14:paraId="321BBA85" w14:textId="77777777" w:rsidR="004175F9" w:rsidRDefault="004175F9" w:rsidP="00767917">
      <w:pPr>
        <w:pBdr>
          <w:top w:val="nil"/>
          <w:left w:val="nil"/>
          <w:bottom w:val="nil"/>
          <w:right w:val="nil"/>
          <w:between w:val="nil"/>
        </w:pBdr>
        <w:spacing w:line="276" w:lineRule="auto"/>
        <w:jc w:val="center"/>
        <w:rPr>
          <w:rFonts w:asciiTheme="minorHAnsi" w:hAnsiTheme="minorHAnsi" w:cstheme="minorHAnsi"/>
          <w:iCs/>
          <w:sz w:val="18"/>
        </w:rPr>
      </w:pPr>
    </w:p>
    <w:p w14:paraId="65C6271D" w14:textId="77777777" w:rsidR="004175F9" w:rsidRDefault="004175F9" w:rsidP="00767917">
      <w:pPr>
        <w:pBdr>
          <w:top w:val="nil"/>
          <w:left w:val="nil"/>
          <w:bottom w:val="nil"/>
          <w:right w:val="nil"/>
          <w:between w:val="nil"/>
        </w:pBdr>
        <w:spacing w:line="276" w:lineRule="auto"/>
        <w:jc w:val="center"/>
        <w:rPr>
          <w:rFonts w:asciiTheme="minorHAnsi" w:hAnsiTheme="minorHAnsi" w:cstheme="minorHAnsi"/>
          <w:iCs/>
          <w:sz w:val="18"/>
        </w:rPr>
      </w:pPr>
    </w:p>
    <w:p w14:paraId="4F44C293" w14:textId="77777777" w:rsidR="004175F9" w:rsidRDefault="004175F9" w:rsidP="00767917">
      <w:pPr>
        <w:pBdr>
          <w:top w:val="nil"/>
          <w:left w:val="nil"/>
          <w:bottom w:val="nil"/>
          <w:right w:val="nil"/>
          <w:between w:val="nil"/>
        </w:pBdr>
        <w:spacing w:line="276" w:lineRule="auto"/>
        <w:jc w:val="center"/>
        <w:rPr>
          <w:rFonts w:asciiTheme="minorHAnsi" w:hAnsiTheme="minorHAnsi" w:cstheme="minorHAnsi"/>
          <w:iCs/>
          <w:sz w:val="18"/>
        </w:rPr>
      </w:pPr>
    </w:p>
    <w:p w14:paraId="6269AAAD" w14:textId="77777777" w:rsidR="004175F9" w:rsidRDefault="004175F9" w:rsidP="00767917">
      <w:pPr>
        <w:pBdr>
          <w:top w:val="nil"/>
          <w:left w:val="nil"/>
          <w:bottom w:val="nil"/>
          <w:right w:val="nil"/>
          <w:between w:val="nil"/>
        </w:pBdr>
        <w:spacing w:line="276" w:lineRule="auto"/>
        <w:jc w:val="center"/>
        <w:rPr>
          <w:rFonts w:asciiTheme="minorHAnsi" w:hAnsiTheme="minorHAnsi" w:cstheme="minorHAnsi"/>
          <w:iCs/>
          <w:sz w:val="18"/>
        </w:rPr>
      </w:pPr>
    </w:p>
    <w:p w14:paraId="5A4FB49F" w14:textId="77777777" w:rsidR="004175F9" w:rsidRDefault="004175F9" w:rsidP="00767917">
      <w:pPr>
        <w:pBdr>
          <w:top w:val="nil"/>
          <w:left w:val="nil"/>
          <w:bottom w:val="nil"/>
          <w:right w:val="nil"/>
          <w:between w:val="nil"/>
        </w:pBdr>
        <w:spacing w:line="276" w:lineRule="auto"/>
        <w:jc w:val="center"/>
        <w:rPr>
          <w:rFonts w:asciiTheme="minorHAnsi" w:hAnsiTheme="minorHAnsi" w:cstheme="minorHAnsi"/>
          <w:iCs/>
          <w:sz w:val="18"/>
        </w:rPr>
      </w:pPr>
    </w:p>
    <w:p w14:paraId="77240107" w14:textId="77777777" w:rsidR="004175F9" w:rsidRDefault="004175F9" w:rsidP="00767917">
      <w:pPr>
        <w:pBdr>
          <w:top w:val="nil"/>
          <w:left w:val="nil"/>
          <w:bottom w:val="nil"/>
          <w:right w:val="nil"/>
          <w:between w:val="nil"/>
        </w:pBdr>
        <w:spacing w:line="276" w:lineRule="auto"/>
        <w:jc w:val="center"/>
        <w:rPr>
          <w:rFonts w:asciiTheme="minorHAnsi" w:hAnsiTheme="minorHAnsi" w:cstheme="minorHAnsi"/>
          <w:iCs/>
          <w:sz w:val="18"/>
        </w:rPr>
      </w:pPr>
    </w:p>
    <w:p w14:paraId="6ADBC800" w14:textId="22A4B664" w:rsidR="00975871" w:rsidRDefault="00975871" w:rsidP="00975871">
      <w:pPr>
        <w:spacing w:line="276" w:lineRule="auto"/>
        <w:jc w:val="center"/>
        <w:rPr>
          <w:rStyle w:val="Hipervnculo"/>
          <w:rFonts w:asciiTheme="minorHAnsi" w:hAnsiTheme="minorHAnsi" w:cstheme="minorHAnsi"/>
          <w:sz w:val="18"/>
        </w:rPr>
      </w:pPr>
      <w:r w:rsidRPr="00916D4E">
        <w:rPr>
          <w:rFonts w:asciiTheme="minorHAnsi" w:hAnsiTheme="minorHAnsi" w:cstheme="minorHAnsi"/>
          <w:iCs/>
          <w:sz w:val="18"/>
        </w:rPr>
        <w:t xml:space="preserve">Fuente: </w:t>
      </w:r>
      <w:r w:rsidRPr="008A2C7F">
        <w:rPr>
          <w:rFonts w:asciiTheme="minorHAnsi" w:hAnsiTheme="minorHAnsi" w:cstheme="minorHAnsi"/>
          <w:sz w:val="18"/>
        </w:rPr>
        <w:t xml:space="preserve">Plataforma Nacional de Toma de Muestras </w:t>
      </w:r>
      <w:hyperlink r:id="rId25" w:history="1">
        <w:r w:rsidRPr="008A2C7F">
          <w:rPr>
            <w:rStyle w:val="Hipervnculo"/>
            <w:rFonts w:asciiTheme="minorHAnsi" w:hAnsiTheme="minorHAnsi" w:cstheme="minorHAnsi"/>
            <w:sz w:val="18"/>
          </w:rPr>
          <w:t>https://tomademuestras.minsal.cl</w:t>
        </w:r>
      </w:hyperlink>
    </w:p>
    <w:p w14:paraId="71BC39E4" w14:textId="07E783F5" w:rsidR="00E6409F" w:rsidRDefault="00E6409F" w:rsidP="00E6409F">
      <w:pPr>
        <w:spacing w:before="240" w:after="240" w:line="276" w:lineRule="auto"/>
      </w:pPr>
      <w:r>
        <w:t xml:space="preserve">En el caso que no logren acceder al perfil los profesionales deberán autogestionar su perfil por medio del ingreso de sus datos en </w:t>
      </w:r>
      <w:hyperlink r:id="rId26" w:history="1">
        <w:r w:rsidRPr="003C1E04">
          <w:rPr>
            <w:rStyle w:val="Hipervnculo"/>
          </w:rPr>
          <w:t>https://forms.gle/Gp3AoosJLCSjWZ499</w:t>
        </w:r>
      </w:hyperlink>
      <w:r>
        <w:t xml:space="preserve">. </w:t>
      </w:r>
      <w:r w:rsidRPr="008A2C7F">
        <w:t xml:space="preserve"> </w:t>
      </w:r>
      <w:r>
        <w:t>En caso de no estar registrados, se debe realizar la solicitud de acceso vía email a mesadeayudapntm</w:t>
      </w:r>
      <w:r w:rsidRPr="00220497">
        <w:t>@</w:t>
      </w:r>
      <w:r>
        <w:t>minsal.cl.</w:t>
      </w:r>
    </w:p>
    <w:p w14:paraId="23F5E93B" w14:textId="77777777" w:rsidR="00E6409F" w:rsidRDefault="00E6409F" w:rsidP="00975871">
      <w:pPr>
        <w:spacing w:line="276" w:lineRule="auto"/>
        <w:jc w:val="center"/>
        <w:rPr>
          <w:rFonts w:asciiTheme="minorHAnsi" w:hAnsiTheme="minorHAnsi" w:cstheme="minorHAnsi"/>
          <w:sz w:val="18"/>
        </w:rPr>
      </w:pPr>
    </w:p>
    <w:p w14:paraId="031C4DBF" w14:textId="4A60660D" w:rsidR="004175F9" w:rsidRDefault="004175F9" w:rsidP="00767917">
      <w:pPr>
        <w:pBdr>
          <w:top w:val="nil"/>
          <w:left w:val="nil"/>
          <w:bottom w:val="nil"/>
          <w:right w:val="nil"/>
          <w:between w:val="nil"/>
        </w:pBdr>
        <w:spacing w:line="276" w:lineRule="auto"/>
        <w:jc w:val="center"/>
        <w:rPr>
          <w:rFonts w:asciiTheme="minorHAnsi" w:hAnsiTheme="minorHAnsi" w:cstheme="minorHAnsi"/>
          <w:iCs/>
          <w:sz w:val="18"/>
        </w:rPr>
      </w:pPr>
    </w:p>
    <w:p w14:paraId="57E7DCD4" w14:textId="25ECAB48" w:rsidR="009642F9" w:rsidRPr="00477FD6" w:rsidRDefault="009642F9" w:rsidP="0066600E">
      <w:pPr>
        <w:pStyle w:val="Ttulo2"/>
      </w:pPr>
      <w:bookmarkStart w:id="16" w:name="_Toc103776561"/>
      <w:r>
        <w:t>2.</w:t>
      </w:r>
      <w:r w:rsidR="00042A0A">
        <w:t>2</w:t>
      </w:r>
      <w:r>
        <w:t xml:space="preserve"> Sección Establecimientos</w:t>
      </w:r>
      <w:bookmarkEnd w:id="16"/>
    </w:p>
    <w:p w14:paraId="69861531" w14:textId="77777777" w:rsidR="009642F9" w:rsidRDefault="009642F9" w:rsidP="004175F9">
      <w:pPr>
        <w:spacing w:line="276" w:lineRule="auto"/>
      </w:pPr>
    </w:p>
    <w:p w14:paraId="3D141AEB" w14:textId="4D1F3E3D" w:rsidR="004175F9" w:rsidRDefault="004175F9" w:rsidP="004175F9">
      <w:pPr>
        <w:spacing w:line="276" w:lineRule="auto"/>
      </w:pPr>
      <w:r w:rsidRPr="004175F9">
        <w:t xml:space="preserve">Durante el primer ingreso a la plataforma, cada profesional deberá identificar el o los establecimientos de salud en los que ejerce funciones. Para esto, la plataforma dispone de una lista preestablecida de los establecimientos de salud </w:t>
      </w:r>
      <w:r w:rsidR="004A1106">
        <w:t>d</w:t>
      </w:r>
      <w:r w:rsidRPr="004175F9">
        <w:t>el país, para agregar uno o más a la list</w:t>
      </w:r>
      <w:r w:rsidR="00BC7212">
        <w:t>a</w:t>
      </w:r>
      <w:r w:rsidRPr="004175F9">
        <w:t xml:space="preserve"> debe hacer </w:t>
      </w:r>
      <w:proofErr w:type="spellStart"/>
      <w:r w:rsidRPr="004175F9">
        <w:t>click</w:t>
      </w:r>
      <w:proofErr w:type="spellEnd"/>
      <w:r w:rsidRPr="004175F9">
        <w:t xml:space="preserve"> en la pestaña </w:t>
      </w:r>
      <w:r w:rsidRPr="004175F9">
        <w:rPr>
          <w:b/>
          <w:bCs/>
        </w:rPr>
        <w:t>Mis establecimientos</w:t>
      </w:r>
      <w:r w:rsidRPr="004175F9">
        <w:t xml:space="preserve"> del menú y presionar el botón </w:t>
      </w:r>
      <w:r w:rsidRPr="004175F9">
        <w:rPr>
          <w:b/>
          <w:bCs/>
        </w:rPr>
        <w:t>“</w:t>
      </w:r>
      <w:r w:rsidR="004A1106">
        <w:rPr>
          <w:b/>
          <w:bCs/>
        </w:rPr>
        <w:t>(</w:t>
      </w:r>
      <w:r w:rsidRPr="004175F9">
        <w:rPr>
          <w:b/>
          <w:bCs/>
        </w:rPr>
        <w:t>+</w:t>
      </w:r>
      <w:r w:rsidR="004A1106">
        <w:rPr>
          <w:b/>
          <w:bCs/>
        </w:rPr>
        <w:t>)</w:t>
      </w:r>
      <w:r w:rsidRPr="004175F9">
        <w:rPr>
          <w:b/>
          <w:bCs/>
        </w:rPr>
        <w:t xml:space="preserve"> Establecimiento”. </w:t>
      </w:r>
      <w:r w:rsidR="00220497">
        <w:t xml:space="preserve">En caso de que su establecimiento no se encuentre en el listado despegable </w:t>
      </w:r>
      <w:r w:rsidR="009D31D8">
        <w:t>disponible, favor comunicarse vía email con mesadeayudapntm</w:t>
      </w:r>
      <w:r w:rsidR="009D31D8" w:rsidRPr="009D31D8">
        <w:t>@</w:t>
      </w:r>
      <w:r w:rsidR="009D31D8">
        <w:t>minsal.cl</w:t>
      </w:r>
      <w:r w:rsidR="0075676F">
        <w:t>.</w:t>
      </w:r>
    </w:p>
    <w:p w14:paraId="3DAC8892" w14:textId="1F002F18" w:rsidR="00975871" w:rsidRDefault="00975871" w:rsidP="004175F9">
      <w:pPr>
        <w:spacing w:line="276" w:lineRule="auto"/>
      </w:pPr>
    </w:p>
    <w:p w14:paraId="651B6E54" w14:textId="686478B6" w:rsidR="00975871" w:rsidRDefault="00975871" w:rsidP="004175F9">
      <w:pPr>
        <w:spacing w:line="276" w:lineRule="auto"/>
      </w:pPr>
    </w:p>
    <w:p w14:paraId="0984D4C6" w14:textId="77777777" w:rsidR="00975871" w:rsidRDefault="00975871" w:rsidP="004175F9">
      <w:pPr>
        <w:spacing w:line="276" w:lineRule="auto"/>
      </w:pPr>
    </w:p>
    <w:p w14:paraId="4AC1FCA9" w14:textId="673CAB24" w:rsidR="004175F9" w:rsidRDefault="004175F9" w:rsidP="004175F9">
      <w:pPr>
        <w:pStyle w:val="TituloTabla"/>
        <w:ind w:left="-851"/>
        <w:rPr>
          <w:rFonts w:asciiTheme="minorHAnsi" w:hAnsiTheme="minorHAnsi" w:cstheme="minorHAnsi"/>
          <w:b w:val="0"/>
          <w:bCs/>
          <w:i/>
          <w:iCs/>
          <w:sz w:val="18"/>
          <w:szCs w:val="22"/>
        </w:rPr>
      </w:pPr>
      <w:r w:rsidRPr="00916D4E">
        <w:rPr>
          <w:rFonts w:asciiTheme="minorHAnsi" w:hAnsiTheme="minorHAnsi" w:cstheme="minorHAnsi"/>
          <w:b w:val="0"/>
          <w:bCs/>
          <w:i/>
          <w:iCs/>
          <w:sz w:val="18"/>
          <w:szCs w:val="22"/>
        </w:rPr>
        <w:lastRenderedPageBreak/>
        <w:t>Figura</w:t>
      </w:r>
      <w:r>
        <w:rPr>
          <w:rFonts w:asciiTheme="minorHAnsi" w:hAnsiTheme="minorHAnsi" w:cstheme="minorHAnsi"/>
          <w:b w:val="0"/>
          <w:bCs/>
          <w:i/>
          <w:iCs/>
          <w:sz w:val="18"/>
          <w:szCs w:val="22"/>
        </w:rPr>
        <w:t xml:space="preserve"> </w:t>
      </w:r>
      <w:r w:rsidR="00BE5C67">
        <w:rPr>
          <w:rFonts w:asciiTheme="minorHAnsi" w:hAnsiTheme="minorHAnsi" w:cstheme="minorHAnsi"/>
          <w:b w:val="0"/>
          <w:bCs/>
          <w:i/>
          <w:iCs/>
          <w:sz w:val="18"/>
          <w:szCs w:val="22"/>
        </w:rPr>
        <w:t>6</w:t>
      </w:r>
      <w:r w:rsidRPr="00916D4E">
        <w:rPr>
          <w:rFonts w:asciiTheme="minorHAnsi" w:hAnsiTheme="minorHAnsi" w:cstheme="minorHAnsi"/>
          <w:b w:val="0"/>
          <w:bCs/>
          <w:i/>
          <w:iCs/>
          <w:sz w:val="18"/>
          <w:szCs w:val="22"/>
        </w:rPr>
        <w:t>:</w:t>
      </w:r>
      <w:r>
        <w:rPr>
          <w:rFonts w:asciiTheme="minorHAnsi" w:hAnsiTheme="minorHAnsi" w:cstheme="minorHAnsi"/>
          <w:b w:val="0"/>
          <w:bCs/>
          <w:i/>
          <w:iCs/>
          <w:sz w:val="18"/>
          <w:szCs w:val="22"/>
        </w:rPr>
        <w:t xml:space="preserve"> Agregar establecimiento a cuenta de profesional</w:t>
      </w:r>
    </w:p>
    <w:p w14:paraId="13185F94" w14:textId="1D7E7539" w:rsidR="007B3F4E" w:rsidRPr="007B3F4E" w:rsidRDefault="007B3F4E" w:rsidP="007B3F4E">
      <w:pPr>
        <w:rPr>
          <w:lang w:val="es-MX" w:eastAsia="es-MX"/>
        </w:rPr>
      </w:pPr>
      <w:r>
        <w:rPr>
          <w:rFonts w:asciiTheme="minorHAnsi" w:hAnsiTheme="minorHAnsi" w:cstheme="minorHAnsi"/>
          <w:b/>
          <w:bCs/>
          <w:i/>
          <w:iCs/>
          <w:noProof/>
          <w:sz w:val="18"/>
        </w:rPr>
        <mc:AlternateContent>
          <mc:Choice Requires="wpg">
            <w:drawing>
              <wp:anchor distT="0" distB="0" distL="114300" distR="114300" simplePos="0" relativeHeight="251668485" behindDoc="0" locked="0" layoutInCell="1" allowOverlap="1" wp14:anchorId="772FC91E" wp14:editId="304A86C8">
                <wp:simplePos x="0" y="0"/>
                <wp:positionH relativeFrom="margin">
                  <wp:align>center</wp:align>
                </wp:positionH>
                <wp:positionV relativeFrom="paragraph">
                  <wp:posOffset>157480</wp:posOffset>
                </wp:positionV>
                <wp:extent cx="5795010" cy="2424430"/>
                <wp:effectExtent l="0" t="0" r="0" b="0"/>
                <wp:wrapNone/>
                <wp:docPr id="12" name="Grupo 12"/>
                <wp:cNvGraphicFramePr/>
                <a:graphic xmlns:a="http://schemas.openxmlformats.org/drawingml/2006/main">
                  <a:graphicData uri="http://schemas.microsoft.com/office/word/2010/wordprocessingGroup">
                    <wpg:wgp>
                      <wpg:cNvGrpSpPr/>
                      <wpg:grpSpPr>
                        <a:xfrm>
                          <a:off x="0" y="0"/>
                          <a:ext cx="5795010" cy="2424430"/>
                          <a:chOff x="0" y="0"/>
                          <a:chExt cx="5795010" cy="2424430"/>
                        </a:xfrm>
                      </wpg:grpSpPr>
                      <pic:pic xmlns:pic="http://schemas.openxmlformats.org/drawingml/2006/picture">
                        <pic:nvPicPr>
                          <pic:cNvPr id="19" name="Imagen 19" descr="Interfaz de usuario gráfica, Aplicación, Teams&#10;&#10;Descripción generada automáticamente"/>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95010" cy="2424430"/>
                          </a:xfrm>
                          <a:prstGeom prst="rect">
                            <a:avLst/>
                          </a:prstGeom>
                          <a:noFill/>
                          <a:ln>
                            <a:noFill/>
                          </a:ln>
                        </pic:spPr>
                      </pic:pic>
                      <wpg:grpSp>
                        <wpg:cNvPr id="7" name="Grupo 7"/>
                        <wpg:cNvGrpSpPr/>
                        <wpg:grpSpPr>
                          <a:xfrm>
                            <a:off x="672413" y="115330"/>
                            <a:ext cx="965835" cy="909320"/>
                            <a:chOff x="0" y="0"/>
                            <a:chExt cx="965835" cy="909320"/>
                          </a:xfrm>
                        </wpg:grpSpPr>
                        <wps:wsp>
                          <wps:cNvPr id="247" name="Conector recto de flecha 247"/>
                          <wps:cNvCnPr/>
                          <wps:spPr>
                            <a:xfrm flipH="1">
                              <a:off x="733425" y="0"/>
                              <a:ext cx="232410" cy="147320"/>
                            </a:xfrm>
                            <a:prstGeom prst="straightConnector1">
                              <a:avLst/>
                            </a:prstGeom>
                            <a:noFill/>
                            <a:ln w="9525" cap="flat" cmpd="sng">
                              <a:solidFill>
                                <a:srgbClr val="FF0000"/>
                              </a:solidFill>
                              <a:prstDash val="solid"/>
                              <a:miter lim="800000"/>
                              <a:headEnd type="none" w="sm" len="sm"/>
                              <a:tailEnd type="triangle" w="med" len="med"/>
                            </a:ln>
                          </wps:spPr>
                          <wps:bodyPr/>
                        </wps:wsp>
                        <wps:wsp>
                          <wps:cNvPr id="25" name="Conector recto de flecha 25"/>
                          <wps:cNvCnPr/>
                          <wps:spPr>
                            <a:xfrm flipH="1">
                              <a:off x="0" y="762000"/>
                              <a:ext cx="232410" cy="147320"/>
                            </a:xfrm>
                            <a:prstGeom prst="straightConnector1">
                              <a:avLst/>
                            </a:prstGeom>
                            <a:noFill/>
                            <a:ln w="9525" cap="flat" cmpd="sng">
                              <a:solidFill>
                                <a:srgbClr val="FF0000"/>
                              </a:solidFill>
                              <a:prstDash val="solid"/>
                              <a:miter lim="800000"/>
                              <a:headEnd type="none" w="sm" len="sm"/>
                              <a:tailEnd type="triangle" w="med" len="med"/>
                            </a:ln>
                          </wps:spPr>
                          <wps:bodyPr/>
                        </wps:wsp>
                      </wpg:grpSp>
                    </wpg:wgp>
                  </a:graphicData>
                </a:graphic>
              </wp:anchor>
            </w:drawing>
          </mc:Choice>
          <mc:Fallback>
            <w:pict>
              <v:group w14:anchorId="1A2D5691" id="Grupo 12" o:spid="_x0000_s1026" style="position:absolute;margin-left:0;margin-top:12.4pt;width:456.3pt;height:190.9pt;z-index:251668485;mso-position-horizontal:center;mso-position-horizontal-relative:margin" coordsize="57950,24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">
                <v:shape id="Imagen 19" o:spid="_x0000_s1027" type="#_x0000_t75" alt="Interfaz de usuario gráfica, Aplicación, Teams&#10;&#10;Descripción generada automáticamente" style="position:absolute;width:57950;height:24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">
                  <v:imagedata r:id="rId28" o:title="Interfaz de usuario gráfica, Aplicación, Teams&#10;&#10;Descripción generada automáticamente"/>
                </v:shape>
                <v:group id="Grupo 7" o:spid="_x0000_s1028" style="position:absolute;left:6724;top:1153;width:9658;height:9093" coordsize="9658,9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Conector recto de flecha 247" o:spid="_x0000_s1029" type="#_x0000_t32" style="position:absolute;left:7334;width:2324;height:14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" strokecolor="red">
                    <v:stroke startarrowwidth="narrow" startarrowlength="short" endarrow="block" joinstyle="miter"/>
                  </v:shape>
                  <v:shape id="Conector recto de flecha 25" o:spid="_x0000_s1030" type="#_x0000_t32" style="position:absolute;top:7620;width:2324;height:14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" strokecolor="red">
                    <v:stroke startarrowwidth="narrow" startarrowlength="short" endarrow="block" joinstyle="miter"/>
                  </v:shape>
                </v:group>
                <w10:wrap anchorx="margin"/>
              </v:group>
            </w:pict>
          </mc:Fallback>
        </mc:AlternateContent>
      </w:r>
    </w:p>
    <w:p w14:paraId="6035473A" w14:textId="4238A55F" w:rsidR="004175F9" w:rsidRDefault="004175F9" w:rsidP="004175F9">
      <w:pPr>
        <w:spacing w:line="276" w:lineRule="auto"/>
        <w:jc w:val="center"/>
      </w:pPr>
    </w:p>
    <w:p w14:paraId="2317498F" w14:textId="2437979F" w:rsidR="007B3F4E" w:rsidRDefault="007B3F4E" w:rsidP="004175F9">
      <w:pPr>
        <w:spacing w:line="276" w:lineRule="auto"/>
        <w:jc w:val="center"/>
      </w:pPr>
    </w:p>
    <w:p w14:paraId="6F112ED5" w14:textId="31A163BA" w:rsidR="007B3F4E" w:rsidRDefault="007B3F4E" w:rsidP="004175F9">
      <w:pPr>
        <w:spacing w:line="276" w:lineRule="auto"/>
        <w:jc w:val="center"/>
      </w:pPr>
    </w:p>
    <w:p w14:paraId="177BAB8B" w14:textId="59DE5F7D" w:rsidR="007B3F4E" w:rsidRDefault="007B3F4E" w:rsidP="004175F9">
      <w:pPr>
        <w:spacing w:line="276" w:lineRule="auto"/>
        <w:jc w:val="center"/>
      </w:pPr>
    </w:p>
    <w:p w14:paraId="4302353F" w14:textId="549047E9" w:rsidR="007B3F4E" w:rsidRDefault="007B3F4E" w:rsidP="004175F9">
      <w:pPr>
        <w:spacing w:line="276" w:lineRule="auto"/>
        <w:jc w:val="center"/>
      </w:pPr>
    </w:p>
    <w:p w14:paraId="3E238A77" w14:textId="421BF77D" w:rsidR="007B3F4E" w:rsidRDefault="007B3F4E" w:rsidP="004175F9">
      <w:pPr>
        <w:spacing w:line="276" w:lineRule="auto"/>
        <w:jc w:val="center"/>
      </w:pPr>
    </w:p>
    <w:p w14:paraId="45F24BE7" w14:textId="4D1B25FF" w:rsidR="007B3F4E" w:rsidRDefault="007B3F4E" w:rsidP="004175F9">
      <w:pPr>
        <w:spacing w:line="276" w:lineRule="auto"/>
        <w:jc w:val="center"/>
      </w:pPr>
    </w:p>
    <w:p w14:paraId="258D89CB" w14:textId="561DB7B0" w:rsidR="007B3F4E" w:rsidRDefault="007B3F4E" w:rsidP="004175F9">
      <w:pPr>
        <w:spacing w:line="276" w:lineRule="auto"/>
        <w:jc w:val="center"/>
      </w:pPr>
    </w:p>
    <w:p w14:paraId="4D1CBE84" w14:textId="10803ACF" w:rsidR="007B3F4E" w:rsidRDefault="007B3F4E" w:rsidP="004175F9">
      <w:pPr>
        <w:spacing w:line="276" w:lineRule="auto"/>
        <w:jc w:val="center"/>
      </w:pPr>
    </w:p>
    <w:p w14:paraId="225CC5BB" w14:textId="4381142D" w:rsidR="007B3F4E" w:rsidRDefault="007B3F4E" w:rsidP="004175F9">
      <w:pPr>
        <w:spacing w:line="276" w:lineRule="auto"/>
        <w:jc w:val="center"/>
      </w:pPr>
    </w:p>
    <w:p w14:paraId="49EFD777" w14:textId="67F74659" w:rsidR="007B3F4E" w:rsidRDefault="007B3F4E" w:rsidP="004175F9">
      <w:pPr>
        <w:spacing w:line="276" w:lineRule="auto"/>
        <w:jc w:val="center"/>
      </w:pPr>
    </w:p>
    <w:p w14:paraId="1452BA59" w14:textId="7A57FA64" w:rsidR="007B3F4E" w:rsidRDefault="007B3F4E" w:rsidP="004175F9">
      <w:pPr>
        <w:spacing w:line="276" w:lineRule="auto"/>
        <w:jc w:val="center"/>
      </w:pPr>
    </w:p>
    <w:p w14:paraId="1C2DD7C0" w14:textId="77777777" w:rsidR="007B3F4E" w:rsidRPr="004175F9" w:rsidRDefault="007B3F4E" w:rsidP="004175F9">
      <w:pPr>
        <w:spacing w:line="276" w:lineRule="auto"/>
        <w:jc w:val="center"/>
      </w:pPr>
    </w:p>
    <w:p w14:paraId="33A87A4F" w14:textId="187A315A" w:rsidR="00E0469D" w:rsidRDefault="00E0469D" w:rsidP="00E0469D">
      <w:pPr>
        <w:spacing w:line="276" w:lineRule="auto"/>
        <w:jc w:val="center"/>
        <w:rPr>
          <w:rFonts w:asciiTheme="minorHAnsi" w:hAnsiTheme="minorHAnsi" w:cstheme="minorHAnsi"/>
          <w:sz w:val="18"/>
        </w:rPr>
      </w:pPr>
      <w:r w:rsidRPr="00916D4E">
        <w:rPr>
          <w:rFonts w:asciiTheme="minorHAnsi" w:hAnsiTheme="minorHAnsi" w:cstheme="minorHAnsi"/>
          <w:iCs/>
          <w:sz w:val="18"/>
        </w:rPr>
        <w:t xml:space="preserve">Fuente: </w:t>
      </w:r>
      <w:r w:rsidRPr="008A2C7F">
        <w:rPr>
          <w:rFonts w:asciiTheme="minorHAnsi" w:hAnsiTheme="minorHAnsi" w:cstheme="minorHAnsi"/>
          <w:sz w:val="18"/>
        </w:rPr>
        <w:t xml:space="preserve">Plataforma Nacional de Toma de Muestras </w:t>
      </w:r>
      <w:hyperlink r:id="rId29" w:history="1">
        <w:r w:rsidRPr="008A2C7F">
          <w:rPr>
            <w:rStyle w:val="Hipervnculo"/>
            <w:rFonts w:asciiTheme="minorHAnsi" w:hAnsiTheme="minorHAnsi" w:cstheme="minorHAnsi"/>
            <w:sz w:val="18"/>
          </w:rPr>
          <w:t>https://tomademuestras.minsal.cl</w:t>
        </w:r>
      </w:hyperlink>
    </w:p>
    <w:p w14:paraId="6F37E473" w14:textId="48A81CB4" w:rsidR="004175F9" w:rsidRDefault="004175F9" w:rsidP="00767917">
      <w:pPr>
        <w:pBdr>
          <w:top w:val="nil"/>
          <w:left w:val="nil"/>
          <w:bottom w:val="nil"/>
          <w:right w:val="nil"/>
          <w:between w:val="nil"/>
        </w:pBdr>
        <w:spacing w:line="276" w:lineRule="auto"/>
        <w:jc w:val="center"/>
        <w:rPr>
          <w:color w:val="767171" w:themeColor="background2" w:themeShade="80"/>
        </w:rPr>
      </w:pPr>
    </w:p>
    <w:p w14:paraId="3AA0408B" w14:textId="5DDB05CD" w:rsidR="00E0469D" w:rsidRDefault="00E0469D" w:rsidP="00E0469D">
      <w:pPr>
        <w:spacing w:line="276" w:lineRule="auto"/>
      </w:pPr>
      <w:r w:rsidRPr="00E0469D">
        <w:t>En el listado aparecerá una nueva casilla vacía en color celeste</w:t>
      </w:r>
      <w:r w:rsidR="00BC7212">
        <w:t xml:space="preserve"> a la cual le deberá hacer </w:t>
      </w:r>
      <w:proofErr w:type="spellStart"/>
      <w:r w:rsidR="00BC7212">
        <w:t>click</w:t>
      </w:r>
      <w:proofErr w:type="spellEnd"/>
      <w:r w:rsidR="00BC7212">
        <w:t xml:space="preserve"> para que en la parte baja del menú se despliegue </w:t>
      </w:r>
      <w:r w:rsidRPr="00E0469D">
        <w:t>un listado de los establecimientos públicos y privados</w:t>
      </w:r>
      <w:r w:rsidR="00BC7212">
        <w:t>.</w:t>
      </w:r>
      <w:r w:rsidRPr="00E0469D">
        <w:t xml:space="preserve"> seleccione el que desee incorporar a su lista y haga </w:t>
      </w:r>
      <w:proofErr w:type="spellStart"/>
      <w:r w:rsidRPr="00E0469D">
        <w:t>click</w:t>
      </w:r>
      <w:proofErr w:type="spellEnd"/>
      <w:r w:rsidRPr="00E0469D">
        <w:t xml:space="preserve"> sobre él. </w:t>
      </w:r>
    </w:p>
    <w:p w14:paraId="05AFA112" w14:textId="3DC2EC9B" w:rsidR="001845B1" w:rsidRDefault="001845B1" w:rsidP="00E0469D">
      <w:pPr>
        <w:spacing w:line="276" w:lineRule="auto"/>
      </w:pPr>
    </w:p>
    <w:p w14:paraId="79FBD191" w14:textId="184D78C9" w:rsidR="001845B1" w:rsidRDefault="001845B1" w:rsidP="001845B1">
      <w:pPr>
        <w:spacing w:line="276" w:lineRule="auto"/>
        <w:jc w:val="center"/>
        <w:rPr>
          <w:rFonts w:asciiTheme="minorHAnsi" w:hAnsiTheme="minorHAnsi" w:cstheme="minorHAnsi"/>
          <w:bCs/>
          <w:i/>
          <w:iCs/>
          <w:sz w:val="18"/>
        </w:rPr>
      </w:pPr>
      <w:r w:rsidRPr="001845B1">
        <w:rPr>
          <w:rFonts w:asciiTheme="minorHAnsi" w:hAnsiTheme="minorHAnsi" w:cstheme="minorHAnsi"/>
          <w:bCs/>
          <w:i/>
          <w:iCs/>
          <w:sz w:val="18"/>
        </w:rPr>
        <w:t xml:space="preserve">Figura </w:t>
      </w:r>
      <w:r w:rsidR="00BE5C67">
        <w:rPr>
          <w:rFonts w:asciiTheme="minorHAnsi" w:hAnsiTheme="minorHAnsi" w:cstheme="minorHAnsi"/>
          <w:bCs/>
          <w:i/>
          <w:iCs/>
          <w:sz w:val="18"/>
        </w:rPr>
        <w:t>7</w:t>
      </w:r>
      <w:r w:rsidRPr="001845B1">
        <w:rPr>
          <w:rFonts w:asciiTheme="minorHAnsi" w:hAnsiTheme="minorHAnsi" w:cstheme="minorHAnsi"/>
          <w:bCs/>
          <w:i/>
          <w:iCs/>
          <w:sz w:val="18"/>
        </w:rPr>
        <w:t xml:space="preserve">: </w:t>
      </w:r>
      <w:r w:rsidR="009642F9">
        <w:rPr>
          <w:rFonts w:asciiTheme="minorHAnsi" w:hAnsiTheme="minorHAnsi" w:cstheme="minorHAnsi"/>
          <w:bCs/>
          <w:i/>
          <w:iCs/>
          <w:sz w:val="18"/>
        </w:rPr>
        <w:t>Seleccionar campo vacío para agregar establecimiento</w:t>
      </w:r>
    </w:p>
    <w:p w14:paraId="6F1F77FB" w14:textId="472DF6EF" w:rsidR="007B3F4E" w:rsidRDefault="007B3F4E" w:rsidP="001845B1">
      <w:pPr>
        <w:spacing w:line="276" w:lineRule="auto"/>
        <w:jc w:val="center"/>
        <w:rPr>
          <w:rFonts w:asciiTheme="minorHAnsi" w:hAnsiTheme="minorHAnsi" w:cstheme="minorHAnsi"/>
          <w:bCs/>
          <w:i/>
          <w:iCs/>
          <w:sz w:val="18"/>
        </w:rPr>
      </w:pPr>
      <w:r>
        <w:rPr>
          <w:noProof/>
        </w:rPr>
        <mc:AlternateContent>
          <mc:Choice Requires="wpg">
            <w:drawing>
              <wp:anchor distT="0" distB="0" distL="114300" distR="114300" simplePos="0" relativeHeight="251671557" behindDoc="0" locked="0" layoutInCell="1" allowOverlap="1" wp14:anchorId="009210AF" wp14:editId="36217A21">
                <wp:simplePos x="0" y="0"/>
                <wp:positionH relativeFrom="margin">
                  <wp:align>center</wp:align>
                </wp:positionH>
                <wp:positionV relativeFrom="paragraph">
                  <wp:posOffset>111022</wp:posOffset>
                </wp:positionV>
                <wp:extent cx="5852795" cy="2578443"/>
                <wp:effectExtent l="0" t="0" r="0" b="0"/>
                <wp:wrapNone/>
                <wp:docPr id="15" name="Grupo 15"/>
                <wp:cNvGraphicFramePr/>
                <a:graphic xmlns:a="http://schemas.openxmlformats.org/drawingml/2006/main">
                  <a:graphicData uri="http://schemas.microsoft.com/office/word/2010/wordprocessingGroup">
                    <wpg:wgp>
                      <wpg:cNvGrpSpPr/>
                      <wpg:grpSpPr>
                        <a:xfrm>
                          <a:off x="0" y="0"/>
                          <a:ext cx="5852795" cy="2578443"/>
                          <a:chOff x="0" y="0"/>
                          <a:chExt cx="5852795" cy="2578443"/>
                        </a:xfrm>
                      </wpg:grpSpPr>
                      <pic:pic xmlns:pic="http://schemas.openxmlformats.org/drawingml/2006/picture">
                        <pic:nvPicPr>
                          <pic:cNvPr id="20" name="Imagen 20" descr="Interfaz de usuario gráfica, Aplicación&#10;&#10;Descripción generada automáticamente"/>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52795" cy="2578443"/>
                          </a:xfrm>
                          <a:prstGeom prst="rect">
                            <a:avLst/>
                          </a:prstGeom>
                        </pic:spPr>
                      </pic:pic>
                      <wps:wsp>
                        <wps:cNvPr id="29" name="Conector recto de flecha 29"/>
                        <wps:cNvCnPr/>
                        <wps:spPr>
                          <a:xfrm flipH="1">
                            <a:off x="1768046" y="1499287"/>
                            <a:ext cx="337751" cy="188509"/>
                          </a:xfrm>
                          <a:prstGeom prst="straightConnector1">
                            <a:avLst/>
                          </a:prstGeom>
                          <a:noFill/>
                          <a:ln w="9525" cap="flat" cmpd="sng">
                            <a:solidFill>
                              <a:srgbClr val="FF0000"/>
                            </a:solidFill>
                            <a:prstDash val="solid"/>
                            <a:miter lim="800000"/>
                            <a:headEnd type="none" w="sm" len="sm"/>
                            <a:tailEnd type="triangle" w="med" len="med"/>
                          </a:ln>
                        </wps:spPr>
                        <wps:bodyPr/>
                      </wps:wsp>
                    </wpg:wgp>
                  </a:graphicData>
                </a:graphic>
                <wp14:sizeRelV relativeFrom="margin">
                  <wp14:pctHeight>0</wp14:pctHeight>
                </wp14:sizeRelV>
              </wp:anchor>
            </w:drawing>
          </mc:Choice>
          <mc:Fallback>
            <w:pict>
              <v:group w14:anchorId="30718B07" id="Grupo 15" o:spid="_x0000_s1026" style="position:absolute;margin-left:0;margin-top:8.75pt;width:460.85pt;height:203.05pt;z-index:251671557;mso-position-horizontal:center;mso-position-horizontal-relative:margin;mso-height-relative:margin" coordsize="58527,25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">
                <v:shape id="Imagen 20" o:spid="_x0000_s1027" type="#_x0000_t75" alt="Interfaz de usuario gráfica, Aplicación&#10;&#10;Descripción generada automáticamente" style="position:absolute;width:58527;height:25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">
                  <v:imagedata r:id="rId31" o:title="Interfaz de usuario gráfica, Aplicación&#10;&#10;Descripción generada automáticamente"/>
                </v:shape>
                <v:shape id="Conector recto de flecha 29" o:spid="_x0000_s1028" type="#_x0000_t32" style="position:absolute;left:17680;top:14992;width:3377;height:18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" strokecolor="red">
                  <v:stroke startarrowwidth="narrow" startarrowlength="short" endarrow="block" joinstyle="miter"/>
                </v:shape>
                <w10:wrap anchorx="margin"/>
              </v:group>
            </w:pict>
          </mc:Fallback>
        </mc:AlternateContent>
      </w:r>
    </w:p>
    <w:p w14:paraId="2C7A0060" w14:textId="6E509AC0" w:rsidR="007B3F4E" w:rsidRDefault="007B3F4E" w:rsidP="001845B1">
      <w:pPr>
        <w:spacing w:line="276" w:lineRule="auto"/>
        <w:jc w:val="center"/>
        <w:rPr>
          <w:rFonts w:asciiTheme="minorHAnsi" w:hAnsiTheme="minorHAnsi" w:cstheme="minorHAnsi"/>
          <w:bCs/>
          <w:i/>
          <w:iCs/>
          <w:sz w:val="18"/>
        </w:rPr>
      </w:pPr>
    </w:p>
    <w:p w14:paraId="04F99592" w14:textId="20F13295" w:rsidR="007B3F4E" w:rsidRDefault="007B3F4E" w:rsidP="001845B1">
      <w:pPr>
        <w:spacing w:line="276" w:lineRule="auto"/>
        <w:jc w:val="center"/>
        <w:rPr>
          <w:rFonts w:asciiTheme="minorHAnsi" w:hAnsiTheme="minorHAnsi" w:cstheme="minorHAnsi"/>
          <w:bCs/>
          <w:i/>
          <w:iCs/>
          <w:sz w:val="18"/>
        </w:rPr>
      </w:pPr>
    </w:p>
    <w:p w14:paraId="5644E896" w14:textId="5BA01884" w:rsidR="007B3F4E" w:rsidRDefault="007B3F4E" w:rsidP="001845B1">
      <w:pPr>
        <w:spacing w:line="276" w:lineRule="auto"/>
        <w:jc w:val="center"/>
        <w:rPr>
          <w:rFonts w:asciiTheme="minorHAnsi" w:hAnsiTheme="minorHAnsi" w:cstheme="minorHAnsi"/>
          <w:bCs/>
          <w:i/>
          <w:iCs/>
          <w:sz w:val="18"/>
        </w:rPr>
      </w:pPr>
    </w:p>
    <w:p w14:paraId="70ED22A6" w14:textId="3CFC9A2D" w:rsidR="007B3F4E" w:rsidRDefault="007B3F4E" w:rsidP="001845B1">
      <w:pPr>
        <w:spacing w:line="276" w:lineRule="auto"/>
        <w:jc w:val="center"/>
        <w:rPr>
          <w:rFonts w:asciiTheme="minorHAnsi" w:hAnsiTheme="minorHAnsi" w:cstheme="minorHAnsi"/>
          <w:bCs/>
          <w:i/>
          <w:iCs/>
          <w:sz w:val="18"/>
        </w:rPr>
      </w:pPr>
    </w:p>
    <w:p w14:paraId="1C527C8B" w14:textId="51C6801F" w:rsidR="007B3F4E" w:rsidRDefault="007B3F4E" w:rsidP="001845B1">
      <w:pPr>
        <w:spacing w:line="276" w:lineRule="auto"/>
        <w:jc w:val="center"/>
        <w:rPr>
          <w:rFonts w:asciiTheme="minorHAnsi" w:hAnsiTheme="minorHAnsi" w:cstheme="minorHAnsi"/>
          <w:bCs/>
          <w:i/>
          <w:iCs/>
          <w:sz w:val="18"/>
        </w:rPr>
      </w:pPr>
    </w:p>
    <w:p w14:paraId="43BE0F55" w14:textId="4237608C" w:rsidR="007B3F4E" w:rsidRDefault="007B3F4E" w:rsidP="001845B1">
      <w:pPr>
        <w:spacing w:line="276" w:lineRule="auto"/>
        <w:jc w:val="center"/>
        <w:rPr>
          <w:rFonts w:asciiTheme="minorHAnsi" w:hAnsiTheme="minorHAnsi" w:cstheme="minorHAnsi"/>
          <w:bCs/>
          <w:i/>
          <w:iCs/>
          <w:sz w:val="18"/>
        </w:rPr>
      </w:pPr>
    </w:p>
    <w:p w14:paraId="4D681002" w14:textId="2C2044F5" w:rsidR="007B3F4E" w:rsidRDefault="007B3F4E" w:rsidP="001845B1">
      <w:pPr>
        <w:spacing w:line="276" w:lineRule="auto"/>
        <w:jc w:val="center"/>
        <w:rPr>
          <w:rFonts w:asciiTheme="minorHAnsi" w:hAnsiTheme="minorHAnsi" w:cstheme="minorHAnsi"/>
          <w:bCs/>
          <w:i/>
          <w:iCs/>
          <w:sz w:val="18"/>
        </w:rPr>
      </w:pPr>
    </w:p>
    <w:p w14:paraId="641FDFB2" w14:textId="6D0E8397" w:rsidR="007B3F4E" w:rsidRDefault="007B3F4E" w:rsidP="001845B1">
      <w:pPr>
        <w:spacing w:line="276" w:lineRule="auto"/>
        <w:jc w:val="center"/>
        <w:rPr>
          <w:rFonts w:asciiTheme="minorHAnsi" w:hAnsiTheme="minorHAnsi" w:cstheme="minorHAnsi"/>
          <w:bCs/>
          <w:i/>
          <w:iCs/>
          <w:sz w:val="18"/>
        </w:rPr>
      </w:pPr>
    </w:p>
    <w:p w14:paraId="60DB2BD8" w14:textId="274043E1" w:rsidR="007B3F4E" w:rsidRDefault="007B3F4E" w:rsidP="001845B1">
      <w:pPr>
        <w:spacing w:line="276" w:lineRule="auto"/>
        <w:jc w:val="center"/>
        <w:rPr>
          <w:rFonts w:asciiTheme="minorHAnsi" w:hAnsiTheme="minorHAnsi" w:cstheme="minorHAnsi"/>
          <w:bCs/>
          <w:i/>
          <w:iCs/>
          <w:sz w:val="18"/>
        </w:rPr>
      </w:pPr>
    </w:p>
    <w:p w14:paraId="6778E401" w14:textId="6EB16596" w:rsidR="007B3F4E" w:rsidRDefault="007B3F4E" w:rsidP="001845B1">
      <w:pPr>
        <w:spacing w:line="276" w:lineRule="auto"/>
        <w:jc w:val="center"/>
        <w:rPr>
          <w:rFonts w:asciiTheme="minorHAnsi" w:hAnsiTheme="minorHAnsi" w:cstheme="minorHAnsi"/>
          <w:bCs/>
          <w:i/>
          <w:iCs/>
          <w:sz w:val="18"/>
        </w:rPr>
      </w:pPr>
    </w:p>
    <w:p w14:paraId="49D57D84" w14:textId="6ACF5BC6" w:rsidR="007B3F4E" w:rsidRDefault="007B3F4E" w:rsidP="001845B1">
      <w:pPr>
        <w:spacing w:line="276" w:lineRule="auto"/>
        <w:jc w:val="center"/>
        <w:rPr>
          <w:rFonts w:asciiTheme="minorHAnsi" w:hAnsiTheme="minorHAnsi" w:cstheme="minorHAnsi"/>
          <w:bCs/>
          <w:i/>
          <w:iCs/>
          <w:sz w:val="18"/>
        </w:rPr>
      </w:pPr>
    </w:p>
    <w:p w14:paraId="3000AACD" w14:textId="65D3778A" w:rsidR="007B3F4E" w:rsidRDefault="007B3F4E" w:rsidP="001845B1">
      <w:pPr>
        <w:spacing w:line="276" w:lineRule="auto"/>
        <w:jc w:val="center"/>
        <w:rPr>
          <w:rFonts w:asciiTheme="minorHAnsi" w:hAnsiTheme="minorHAnsi" w:cstheme="minorHAnsi"/>
          <w:bCs/>
          <w:i/>
          <w:iCs/>
          <w:sz w:val="18"/>
        </w:rPr>
      </w:pPr>
    </w:p>
    <w:p w14:paraId="7C9DE5D0" w14:textId="289FFF63" w:rsidR="007B3F4E" w:rsidRDefault="007B3F4E" w:rsidP="001845B1">
      <w:pPr>
        <w:spacing w:line="276" w:lineRule="auto"/>
        <w:jc w:val="center"/>
        <w:rPr>
          <w:rFonts w:asciiTheme="minorHAnsi" w:hAnsiTheme="minorHAnsi" w:cstheme="minorHAnsi"/>
          <w:bCs/>
          <w:i/>
          <w:iCs/>
          <w:sz w:val="18"/>
        </w:rPr>
      </w:pPr>
    </w:p>
    <w:p w14:paraId="2D3D22B5" w14:textId="77777777" w:rsidR="007B3F4E" w:rsidRPr="001845B1" w:rsidRDefault="007B3F4E" w:rsidP="001845B1">
      <w:pPr>
        <w:spacing w:line="276" w:lineRule="auto"/>
        <w:jc w:val="center"/>
        <w:rPr>
          <w:bCs/>
          <w:i/>
          <w:iCs/>
        </w:rPr>
      </w:pPr>
    </w:p>
    <w:p w14:paraId="2C9CCAF2" w14:textId="1EC0F287" w:rsidR="001845B1" w:rsidRDefault="001845B1" w:rsidP="00E0469D">
      <w:pPr>
        <w:spacing w:line="276" w:lineRule="auto"/>
      </w:pPr>
    </w:p>
    <w:p w14:paraId="439D4B85" w14:textId="2681CF9C" w:rsidR="001845B1" w:rsidRDefault="001845B1" w:rsidP="00E0469D">
      <w:pPr>
        <w:spacing w:line="276" w:lineRule="auto"/>
      </w:pPr>
    </w:p>
    <w:p w14:paraId="4E754449" w14:textId="77777777" w:rsidR="00635E37" w:rsidRDefault="00635E37" w:rsidP="00635E37">
      <w:pPr>
        <w:spacing w:line="276" w:lineRule="auto"/>
        <w:jc w:val="center"/>
        <w:rPr>
          <w:rFonts w:asciiTheme="minorHAnsi" w:hAnsiTheme="minorHAnsi" w:cstheme="minorHAnsi"/>
          <w:sz w:val="18"/>
        </w:rPr>
      </w:pPr>
      <w:r w:rsidRPr="00916D4E">
        <w:rPr>
          <w:rFonts w:asciiTheme="minorHAnsi" w:hAnsiTheme="minorHAnsi" w:cstheme="minorHAnsi"/>
          <w:iCs/>
          <w:sz w:val="18"/>
        </w:rPr>
        <w:t xml:space="preserve">Fuente: </w:t>
      </w:r>
      <w:r w:rsidRPr="008A2C7F">
        <w:rPr>
          <w:rFonts w:asciiTheme="minorHAnsi" w:hAnsiTheme="minorHAnsi" w:cstheme="minorHAnsi"/>
          <w:sz w:val="18"/>
        </w:rPr>
        <w:t xml:space="preserve">Plataforma Nacional de Toma de Muestras </w:t>
      </w:r>
      <w:hyperlink r:id="rId32" w:history="1">
        <w:r w:rsidRPr="008A2C7F">
          <w:rPr>
            <w:rStyle w:val="Hipervnculo"/>
            <w:rFonts w:asciiTheme="minorHAnsi" w:hAnsiTheme="minorHAnsi" w:cstheme="minorHAnsi"/>
            <w:sz w:val="18"/>
          </w:rPr>
          <w:t>https://tomademuestras.minsal.cl</w:t>
        </w:r>
      </w:hyperlink>
    </w:p>
    <w:p w14:paraId="5C47EDA9" w14:textId="77777777" w:rsidR="00635E37" w:rsidRPr="00E0469D" w:rsidRDefault="00635E37" w:rsidP="00E0469D">
      <w:pPr>
        <w:spacing w:line="276" w:lineRule="auto"/>
      </w:pPr>
    </w:p>
    <w:p w14:paraId="64603CD3" w14:textId="434A6D79" w:rsidR="00635E37" w:rsidRDefault="00635E37" w:rsidP="00635E37">
      <w:pPr>
        <w:spacing w:line="276" w:lineRule="auto"/>
      </w:pPr>
      <w:r w:rsidRPr="00635E37">
        <w:t xml:space="preserve">Para confirmar su selección, debe hacer </w:t>
      </w:r>
      <w:proofErr w:type="spellStart"/>
      <w:r w:rsidRPr="00635E37">
        <w:t>click</w:t>
      </w:r>
      <w:proofErr w:type="spellEnd"/>
      <w:r w:rsidRPr="00635E37">
        <w:t xml:space="preserve"> en la </w:t>
      </w:r>
      <w:r w:rsidRPr="00635E37">
        <w:rPr>
          <w:b/>
          <w:bCs/>
        </w:rPr>
        <w:t xml:space="preserve">flecha de actualización </w:t>
      </w:r>
      <w:r w:rsidRPr="00635E37">
        <w:t>que está bajo el listado.</w:t>
      </w:r>
    </w:p>
    <w:p w14:paraId="42EC0C86" w14:textId="182E6B8C" w:rsidR="00635E37" w:rsidRDefault="00635E37" w:rsidP="00635E37">
      <w:pPr>
        <w:spacing w:line="276" w:lineRule="auto"/>
        <w:jc w:val="center"/>
        <w:rPr>
          <w:rFonts w:asciiTheme="minorHAnsi" w:hAnsiTheme="minorHAnsi" w:cstheme="minorHAnsi"/>
          <w:bCs/>
          <w:i/>
          <w:iCs/>
          <w:sz w:val="18"/>
        </w:rPr>
      </w:pPr>
    </w:p>
    <w:p w14:paraId="47E09760" w14:textId="77777777" w:rsidR="009F45C9" w:rsidRDefault="009F45C9" w:rsidP="00635E37">
      <w:pPr>
        <w:spacing w:line="276" w:lineRule="auto"/>
        <w:jc w:val="center"/>
        <w:rPr>
          <w:rFonts w:asciiTheme="minorHAnsi" w:hAnsiTheme="minorHAnsi" w:cstheme="minorHAnsi"/>
          <w:bCs/>
          <w:i/>
          <w:iCs/>
          <w:sz w:val="18"/>
        </w:rPr>
      </w:pPr>
    </w:p>
    <w:p w14:paraId="19569E04" w14:textId="50900A65" w:rsidR="00635E37" w:rsidRDefault="00635E37" w:rsidP="00635E37">
      <w:pPr>
        <w:spacing w:line="276" w:lineRule="auto"/>
        <w:jc w:val="center"/>
        <w:rPr>
          <w:rFonts w:asciiTheme="minorHAnsi" w:hAnsiTheme="minorHAnsi" w:cstheme="minorHAnsi"/>
          <w:bCs/>
          <w:i/>
          <w:iCs/>
          <w:sz w:val="18"/>
        </w:rPr>
      </w:pPr>
      <w:r w:rsidRPr="001845B1">
        <w:rPr>
          <w:rFonts w:asciiTheme="minorHAnsi" w:hAnsiTheme="minorHAnsi" w:cstheme="minorHAnsi"/>
          <w:bCs/>
          <w:i/>
          <w:iCs/>
          <w:sz w:val="18"/>
        </w:rPr>
        <w:lastRenderedPageBreak/>
        <w:t xml:space="preserve">Figura </w:t>
      </w:r>
      <w:r w:rsidR="00BE5C67">
        <w:rPr>
          <w:rFonts w:asciiTheme="minorHAnsi" w:hAnsiTheme="minorHAnsi" w:cstheme="minorHAnsi"/>
          <w:bCs/>
          <w:i/>
          <w:iCs/>
          <w:sz w:val="18"/>
        </w:rPr>
        <w:t>8</w:t>
      </w:r>
      <w:r w:rsidRPr="001845B1">
        <w:rPr>
          <w:rFonts w:asciiTheme="minorHAnsi" w:hAnsiTheme="minorHAnsi" w:cstheme="minorHAnsi"/>
          <w:bCs/>
          <w:i/>
          <w:iCs/>
          <w:sz w:val="18"/>
        </w:rPr>
        <w:t xml:space="preserve">: </w:t>
      </w:r>
      <w:r>
        <w:rPr>
          <w:rFonts w:asciiTheme="minorHAnsi" w:hAnsiTheme="minorHAnsi" w:cstheme="minorHAnsi"/>
          <w:bCs/>
          <w:i/>
          <w:iCs/>
          <w:sz w:val="18"/>
        </w:rPr>
        <w:t xml:space="preserve">Buscar establecimiento </w:t>
      </w:r>
      <w:r w:rsidR="009642F9">
        <w:rPr>
          <w:rFonts w:asciiTheme="minorHAnsi" w:hAnsiTheme="minorHAnsi" w:cstheme="minorHAnsi"/>
          <w:bCs/>
          <w:i/>
          <w:iCs/>
          <w:sz w:val="18"/>
        </w:rPr>
        <w:t>a agregar</w:t>
      </w:r>
    </w:p>
    <w:p w14:paraId="40EBAD11" w14:textId="1B999604" w:rsidR="009F45C9" w:rsidRDefault="009F45C9" w:rsidP="00635E37">
      <w:pPr>
        <w:spacing w:line="276" w:lineRule="auto"/>
        <w:jc w:val="center"/>
        <w:rPr>
          <w:rFonts w:asciiTheme="minorHAnsi" w:hAnsiTheme="minorHAnsi" w:cstheme="minorHAnsi"/>
          <w:bCs/>
          <w:i/>
          <w:iCs/>
          <w:sz w:val="18"/>
        </w:rPr>
      </w:pPr>
      <w:r>
        <w:rPr>
          <w:noProof/>
        </w:rPr>
        <mc:AlternateContent>
          <mc:Choice Requires="wpg">
            <w:drawing>
              <wp:anchor distT="0" distB="0" distL="114300" distR="114300" simplePos="0" relativeHeight="251679749" behindDoc="0" locked="0" layoutInCell="1" allowOverlap="1" wp14:anchorId="7903FCDD" wp14:editId="3D57104E">
                <wp:simplePos x="0" y="0"/>
                <wp:positionH relativeFrom="column">
                  <wp:posOffset>30738</wp:posOffset>
                </wp:positionH>
                <wp:positionV relativeFrom="paragraph">
                  <wp:posOffset>84678</wp:posOffset>
                </wp:positionV>
                <wp:extent cx="5612130" cy="2719070"/>
                <wp:effectExtent l="0" t="0" r="7620" b="5080"/>
                <wp:wrapNone/>
                <wp:docPr id="23" name="Grupo 23"/>
                <wp:cNvGraphicFramePr/>
                <a:graphic xmlns:a="http://schemas.openxmlformats.org/drawingml/2006/main">
                  <a:graphicData uri="http://schemas.microsoft.com/office/word/2010/wordprocessingGroup">
                    <wpg:wgp>
                      <wpg:cNvGrpSpPr/>
                      <wpg:grpSpPr>
                        <a:xfrm>
                          <a:off x="0" y="0"/>
                          <a:ext cx="5612130" cy="2719070"/>
                          <a:chOff x="0" y="0"/>
                          <a:chExt cx="5612130" cy="2719070"/>
                        </a:xfrm>
                      </wpg:grpSpPr>
                      <pic:pic xmlns:pic="http://schemas.openxmlformats.org/drawingml/2006/picture">
                        <pic:nvPicPr>
                          <pic:cNvPr id="276" name="image49.png" descr="Interfaz de usuario gráfica, Texto, Aplicación, Correo electrónico&#10;&#10;Descripción generada automáticamente"/>
                          <pic:cNvPicPr/>
                        </pic:nvPicPr>
                        <pic:blipFill>
                          <a:blip r:embed="rId33">
                            <a:extLst>
                              <a:ext uri="{28A0092B-C50C-407E-A947-70E740481C1C}">
                                <a14:useLocalDpi xmlns:a14="http://schemas.microsoft.com/office/drawing/2010/main" val="0"/>
                              </a:ext>
                            </a:extLst>
                          </a:blip>
                          <a:srcRect t="16364"/>
                          <a:stretch>
                            <a:fillRect/>
                          </a:stretch>
                        </pic:blipFill>
                        <pic:spPr>
                          <a:xfrm>
                            <a:off x="0" y="0"/>
                            <a:ext cx="5612130" cy="2719070"/>
                          </a:xfrm>
                          <a:prstGeom prst="rect">
                            <a:avLst/>
                          </a:prstGeom>
                          <a:ln/>
                        </pic:spPr>
                      </pic:pic>
                      <wps:wsp>
                        <wps:cNvPr id="31" name="Conector recto de flecha 31"/>
                        <wps:cNvCnPr/>
                        <wps:spPr>
                          <a:xfrm flipH="1">
                            <a:off x="1285102" y="2463114"/>
                            <a:ext cx="232410" cy="147320"/>
                          </a:xfrm>
                          <a:prstGeom prst="straightConnector1">
                            <a:avLst/>
                          </a:prstGeom>
                          <a:noFill/>
                          <a:ln w="9525" cap="flat" cmpd="sng">
                            <a:solidFill>
                              <a:srgbClr val="FF0000"/>
                            </a:solidFill>
                            <a:prstDash val="solid"/>
                            <a:miter lim="800000"/>
                            <a:headEnd type="none" w="sm" len="sm"/>
                            <a:tailEnd type="triangle" w="med" len="med"/>
                          </a:ln>
                        </wps:spPr>
                        <wps:bodyPr/>
                      </wps:wsp>
                    </wpg:wgp>
                  </a:graphicData>
                </a:graphic>
              </wp:anchor>
            </w:drawing>
          </mc:Choice>
          <mc:Fallback>
            <w:pict>
              <v:group w14:anchorId="53F4005C" id="Grupo 23" o:spid="_x0000_s1026" style="position:absolute;margin-left:2.4pt;margin-top:6.65pt;width:441.9pt;height:214.1pt;z-index:251679749" coordsize="56121,27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">
                <v:shape id="image49.png" o:spid="_x0000_s1027" type="#_x0000_t75" alt="Interfaz de usuario gráfica, Texto, Aplicación, Correo electrónico&#10;&#10;Descripción generada automáticamente" style="position:absolute;width:56121;height:27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">
                  <v:imagedata r:id="rId34" o:title="Interfaz de usuario gráfica, Texto, Aplicación, Correo electrónico&#10;&#10;Descripción generada automáticamente" croptop="10724f"/>
                </v:shape>
                <v:shape id="Conector recto de flecha 31" o:spid="_x0000_s1028" type="#_x0000_t32" style="position:absolute;left:12851;top:24631;width:2324;height:14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" strokecolor="red">
                  <v:stroke startarrowwidth="narrow" startarrowlength="short" endarrow="block" joinstyle="miter"/>
                </v:shape>
              </v:group>
            </w:pict>
          </mc:Fallback>
        </mc:AlternateContent>
      </w:r>
    </w:p>
    <w:p w14:paraId="71BA310D" w14:textId="71363B6F" w:rsidR="009F45C9" w:rsidRDefault="009F45C9" w:rsidP="00635E37">
      <w:pPr>
        <w:spacing w:line="276" w:lineRule="auto"/>
        <w:jc w:val="center"/>
        <w:rPr>
          <w:rFonts w:asciiTheme="minorHAnsi" w:hAnsiTheme="minorHAnsi" w:cstheme="minorHAnsi"/>
          <w:bCs/>
          <w:i/>
          <w:iCs/>
          <w:sz w:val="18"/>
        </w:rPr>
      </w:pPr>
    </w:p>
    <w:p w14:paraId="52D06DA3" w14:textId="4E8D55AE" w:rsidR="009F45C9" w:rsidRDefault="009F45C9" w:rsidP="00635E37">
      <w:pPr>
        <w:spacing w:line="276" w:lineRule="auto"/>
        <w:jc w:val="center"/>
        <w:rPr>
          <w:rFonts w:asciiTheme="minorHAnsi" w:hAnsiTheme="minorHAnsi" w:cstheme="minorHAnsi"/>
          <w:bCs/>
          <w:i/>
          <w:iCs/>
          <w:sz w:val="18"/>
        </w:rPr>
      </w:pPr>
    </w:p>
    <w:p w14:paraId="6FB63C8D" w14:textId="420C39CB" w:rsidR="009F45C9" w:rsidRDefault="009F45C9" w:rsidP="00635E37">
      <w:pPr>
        <w:spacing w:line="276" w:lineRule="auto"/>
        <w:jc w:val="center"/>
        <w:rPr>
          <w:rFonts w:asciiTheme="minorHAnsi" w:hAnsiTheme="minorHAnsi" w:cstheme="minorHAnsi"/>
          <w:bCs/>
          <w:i/>
          <w:iCs/>
          <w:sz w:val="18"/>
        </w:rPr>
      </w:pPr>
    </w:p>
    <w:p w14:paraId="14834E95" w14:textId="7274530A" w:rsidR="009F45C9" w:rsidRDefault="009F45C9" w:rsidP="00635E37">
      <w:pPr>
        <w:spacing w:line="276" w:lineRule="auto"/>
        <w:jc w:val="center"/>
        <w:rPr>
          <w:rFonts w:asciiTheme="minorHAnsi" w:hAnsiTheme="minorHAnsi" w:cstheme="minorHAnsi"/>
          <w:bCs/>
          <w:i/>
          <w:iCs/>
          <w:sz w:val="18"/>
        </w:rPr>
      </w:pPr>
    </w:p>
    <w:p w14:paraId="73A29380" w14:textId="6E556F17" w:rsidR="009F45C9" w:rsidRDefault="009F45C9" w:rsidP="00635E37">
      <w:pPr>
        <w:spacing w:line="276" w:lineRule="auto"/>
        <w:jc w:val="center"/>
        <w:rPr>
          <w:rFonts w:asciiTheme="minorHAnsi" w:hAnsiTheme="minorHAnsi" w:cstheme="minorHAnsi"/>
          <w:bCs/>
          <w:i/>
          <w:iCs/>
          <w:sz w:val="18"/>
        </w:rPr>
      </w:pPr>
    </w:p>
    <w:p w14:paraId="5E93A8A2" w14:textId="046AECD8" w:rsidR="009F45C9" w:rsidRDefault="009F45C9" w:rsidP="00635E37">
      <w:pPr>
        <w:spacing w:line="276" w:lineRule="auto"/>
        <w:jc w:val="center"/>
        <w:rPr>
          <w:rFonts w:asciiTheme="minorHAnsi" w:hAnsiTheme="minorHAnsi" w:cstheme="minorHAnsi"/>
          <w:bCs/>
          <w:i/>
          <w:iCs/>
          <w:sz w:val="18"/>
        </w:rPr>
      </w:pPr>
    </w:p>
    <w:p w14:paraId="150CE001" w14:textId="3A5183FE" w:rsidR="009F45C9" w:rsidRDefault="009F45C9" w:rsidP="00635E37">
      <w:pPr>
        <w:spacing w:line="276" w:lineRule="auto"/>
        <w:jc w:val="center"/>
        <w:rPr>
          <w:rFonts w:asciiTheme="minorHAnsi" w:hAnsiTheme="minorHAnsi" w:cstheme="minorHAnsi"/>
          <w:bCs/>
          <w:i/>
          <w:iCs/>
          <w:sz w:val="18"/>
        </w:rPr>
      </w:pPr>
    </w:p>
    <w:p w14:paraId="64418B9A" w14:textId="5651F560" w:rsidR="009F45C9" w:rsidRDefault="009F45C9" w:rsidP="00635E37">
      <w:pPr>
        <w:spacing w:line="276" w:lineRule="auto"/>
        <w:jc w:val="center"/>
        <w:rPr>
          <w:rFonts w:asciiTheme="minorHAnsi" w:hAnsiTheme="minorHAnsi" w:cstheme="minorHAnsi"/>
          <w:bCs/>
          <w:i/>
          <w:iCs/>
          <w:sz w:val="18"/>
        </w:rPr>
      </w:pPr>
    </w:p>
    <w:p w14:paraId="213F54A5" w14:textId="4E18C9E4" w:rsidR="009F45C9" w:rsidRDefault="009F45C9" w:rsidP="00635E37">
      <w:pPr>
        <w:spacing w:line="276" w:lineRule="auto"/>
        <w:jc w:val="center"/>
        <w:rPr>
          <w:rFonts w:asciiTheme="minorHAnsi" w:hAnsiTheme="minorHAnsi" w:cstheme="minorHAnsi"/>
          <w:bCs/>
          <w:i/>
          <w:iCs/>
          <w:sz w:val="18"/>
        </w:rPr>
      </w:pPr>
    </w:p>
    <w:p w14:paraId="28061E0D" w14:textId="08FA843B" w:rsidR="009F45C9" w:rsidRDefault="009F45C9" w:rsidP="00635E37">
      <w:pPr>
        <w:spacing w:line="276" w:lineRule="auto"/>
        <w:jc w:val="center"/>
        <w:rPr>
          <w:rFonts w:asciiTheme="minorHAnsi" w:hAnsiTheme="minorHAnsi" w:cstheme="minorHAnsi"/>
          <w:bCs/>
          <w:i/>
          <w:iCs/>
          <w:sz w:val="18"/>
        </w:rPr>
      </w:pPr>
    </w:p>
    <w:p w14:paraId="0DAF7FA9" w14:textId="77777777" w:rsidR="009F45C9" w:rsidRDefault="009F45C9" w:rsidP="00635E37">
      <w:pPr>
        <w:spacing w:line="276" w:lineRule="auto"/>
        <w:jc w:val="center"/>
        <w:rPr>
          <w:rFonts w:asciiTheme="minorHAnsi" w:hAnsiTheme="minorHAnsi" w:cstheme="minorHAnsi"/>
          <w:bCs/>
          <w:i/>
          <w:iCs/>
          <w:sz w:val="18"/>
        </w:rPr>
      </w:pPr>
    </w:p>
    <w:p w14:paraId="37106596" w14:textId="383AF1E5" w:rsidR="009F45C9" w:rsidRDefault="009F45C9" w:rsidP="00635E37">
      <w:pPr>
        <w:spacing w:line="276" w:lineRule="auto"/>
        <w:jc w:val="center"/>
        <w:rPr>
          <w:rFonts w:asciiTheme="minorHAnsi" w:hAnsiTheme="minorHAnsi" w:cstheme="minorHAnsi"/>
          <w:bCs/>
          <w:i/>
          <w:iCs/>
          <w:sz w:val="18"/>
        </w:rPr>
      </w:pPr>
    </w:p>
    <w:p w14:paraId="485EB45C" w14:textId="5CF00DAD" w:rsidR="009F45C9" w:rsidRDefault="009F45C9" w:rsidP="00635E37">
      <w:pPr>
        <w:spacing w:line="276" w:lineRule="auto"/>
        <w:jc w:val="center"/>
        <w:rPr>
          <w:rFonts w:asciiTheme="minorHAnsi" w:hAnsiTheme="minorHAnsi" w:cstheme="minorHAnsi"/>
          <w:bCs/>
          <w:i/>
          <w:iCs/>
          <w:sz w:val="18"/>
        </w:rPr>
      </w:pPr>
    </w:p>
    <w:p w14:paraId="7B0EEF5A" w14:textId="1F96F0D6" w:rsidR="009F45C9" w:rsidRDefault="009F45C9" w:rsidP="00635E37">
      <w:pPr>
        <w:spacing w:line="276" w:lineRule="auto"/>
        <w:jc w:val="center"/>
        <w:rPr>
          <w:rFonts w:asciiTheme="minorHAnsi" w:hAnsiTheme="minorHAnsi" w:cstheme="minorHAnsi"/>
          <w:bCs/>
          <w:i/>
          <w:iCs/>
          <w:sz w:val="18"/>
        </w:rPr>
      </w:pPr>
    </w:p>
    <w:p w14:paraId="7CA2033A" w14:textId="77777777" w:rsidR="009F45C9" w:rsidRDefault="009F45C9" w:rsidP="00635E37">
      <w:pPr>
        <w:spacing w:line="276" w:lineRule="auto"/>
        <w:jc w:val="center"/>
      </w:pPr>
    </w:p>
    <w:p w14:paraId="507E11E9" w14:textId="6DC20481" w:rsidR="00635E37" w:rsidRDefault="00635E37" w:rsidP="00635E37">
      <w:pPr>
        <w:spacing w:line="276" w:lineRule="auto"/>
      </w:pPr>
    </w:p>
    <w:p w14:paraId="061CFF1A" w14:textId="6AE460FB" w:rsidR="00635E37" w:rsidRPr="00635E37" w:rsidRDefault="00635E37" w:rsidP="00635E37">
      <w:pPr>
        <w:spacing w:line="276" w:lineRule="auto"/>
      </w:pPr>
    </w:p>
    <w:p w14:paraId="4E98229A" w14:textId="2FA54AB2" w:rsidR="00635E37" w:rsidRDefault="00635E37" w:rsidP="00635E37">
      <w:pPr>
        <w:spacing w:line="276" w:lineRule="auto"/>
        <w:jc w:val="center"/>
        <w:rPr>
          <w:rFonts w:asciiTheme="minorHAnsi" w:hAnsiTheme="minorHAnsi" w:cstheme="minorHAnsi"/>
          <w:sz w:val="18"/>
        </w:rPr>
      </w:pPr>
      <w:r w:rsidRPr="00916D4E">
        <w:rPr>
          <w:rFonts w:asciiTheme="minorHAnsi" w:hAnsiTheme="minorHAnsi" w:cstheme="minorHAnsi"/>
          <w:iCs/>
          <w:sz w:val="18"/>
        </w:rPr>
        <w:t xml:space="preserve">Fuente: </w:t>
      </w:r>
      <w:r w:rsidRPr="008A2C7F">
        <w:rPr>
          <w:rFonts w:asciiTheme="minorHAnsi" w:hAnsiTheme="minorHAnsi" w:cstheme="minorHAnsi"/>
          <w:sz w:val="18"/>
        </w:rPr>
        <w:t xml:space="preserve">Plataforma Nacional de Toma de Muestras </w:t>
      </w:r>
      <w:hyperlink r:id="rId35" w:history="1">
        <w:r w:rsidRPr="008A2C7F">
          <w:rPr>
            <w:rStyle w:val="Hipervnculo"/>
            <w:rFonts w:asciiTheme="minorHAnsi" w:hAnsiTheme="minorHAnsi" w:cstheme="minorHAnsi"/>
            <w:sz w:val="18"/>
          </w:rPr>
          <w:t>https://tomademuestras.minsal.cl</w:t>
        </w:r>
      </w:hyperlink>
    </w:p>
    <w:p w14:paraId="732F535F" w14:textId="799E5300" w:rsidR="00635E37" w:rsidRDefault="00635E37" w:rsidP="00635E37">
      <w:pPr>
        <w:spacing w:line="276" w:lineRule="auto"/>
        <w:jc w:val="center"/>
        <w:rPr>
          <w:rFonts w:asciiTheme="minorHAnsi" w:hAnsiTheme="minorHAnsi" w:cstheme="minorHAnsi"/>
          <w:sz w:val="18"/>
        </w:rPr>
      </w:pPr>
    </w:p>
    <w:p w14:paraId="2C01B504" w14:textId="69F99077" w:rsidR="00635E37" w:rsidRDefault="00635E37" w:rsidP="00635E37">
      <w:pPr>
        <w:spacing w:line="276" w:lineRule="auto"/>
      </w:pPr>
      <w:r w:rsidRPr="00635E37">
        <w:t xml:space="preserve">En el caso de querer borrar un establecimiento, debe seleccionarlo y presionar el botón </w:t>
      </w:r>
      <w:r w:rsidRPr="00635E37">
        <w:rPr>
          <w:b/>
          <w:bCs/>
        </w:rPr>
        <w:t>“</w:t>
      </w:r>
      <w:r w:rsidR="004A1106">
        <w:rPr>
          <w:b/>
          <w:bCs/>
        </w:rPr>
        <w:t>(</w:t>
      </w:r>
      <w:r w:rsidRPr="00635E37">
        <w:rPr>
          <w:b/>
          <w:bCs/>
        </w:rPr>
        <w:t>x</w:t>
      </w:r>
      <w:r w:rsidR="004A1106">
        <w:rPr>
          <w:b/>
          <w:bCs/>
        </w:rPr>
        <w:t>)</w:t>
      </w:r>
      <w:r w:rsidRPr="00635E37">
        <w:rPr>
          <w:b/>
          <w:bCs/>
        </w:rPr>
        <w:t xml:space="preserve"> Eliminar”</w:t>
      </w:r>
      <w:r w:rsidRPr="00635E37">
        <w:t xml:space="preserve">, para confirmar la eliminación presione </w:t>
      </w:r>
      <w:r w:rsidRPr="00635E37">
        <w:rPr>
          <w:b/>
          <w:bCs/>
        </w:rPr>
        <w:t>“Aceptar”</w:t>
      </w:r>
      <w:r w:rsidRPr="00635E37">
        <w:t xml:space="preserve"> y vuelva a actualizar la lista.</w:t>
      </w:r>
    </w:p>
    <w:p w14:paraId="3CCCD00B" w14:textId="2F75684C" w:rsidR="00635E37" w:rsidRDefault="00635E37" w:rsidP="00635E37">
      <w:pPr>
        <w:spacing w:line="276" w:lineRule="auto"/>
      </w:pPr>
    </w:p>
    <w:p w14:paraId="462F0573" w14:textId="2ADE51B1" w:rsidR="00635E37" w:rsidRPr="00635E37" w:rsidRDefault="00635E37" w:rsidP="00635E37">
      <w:pPr>
        <w:spacing w:line="276" w:lineRule="auto"/>
        <w:jc w:val="center"/>
        <w:rPr>
          <w:bCs/>
          <w:i/>
          <w:iCs/>
        </w:rPr>
      </w:pPr>
      <w:r w:rsidRPr="00635E37">
        <w:rPr>
          <w:rFonts w:asciiTheme="minorHAnsi" w:hAnsiTheme="minorHAnsi" w:cstheme="minorHAnsi"/>
          <w:bCs/>
          <w:i/>
          <w:iCs/>
          <w:sz w:val="18"/>
        </w:rPr>
        <w:t xml:space="preserve">Figura </w:t>
      </w:r>
      <w:r w:rsidR="00BE5C67">
        <w:rPr>
          <w:rFonts w:asciiTheme="minorHAnsi" w:hAnsiTheme="minorHAnsi" w:cstheme="minorHAnsi"/>
          <w:bCs/>
          <w:i/>
          <w:iCs/>
          <w:sz w:val="18"/>
        </w:rPr>
        <w:t>9</w:t>
      </w:r>
      <w:r w:rsidRPr="00635E37">
        <w:rPr>
          <w:rFonts w:asciiTheme="minorHAnsi" w:hAnsiTheme="minorHAnsi" w:cstheme="minorHAnsi"/>
          <w:bCs/>
          <w:i/>
          <w:iCs/>
          <w:sz w:val="18"/>
        </w:rPr>
        <w:t>: Agregar establecimiento a cuenta de profesional</w:t>
      </w:r>
    </w:p>
    <w:p w14:paraId="4FB78B23" w14:textId="6B6DAD81" w:rsidR="009F45C9" w:rsidRDefault="009F45C9" w:rsidP="00042A0A">
      <w:pPr>
        <w:spacing w:line="276" w:lineRule="auto"/>
        <w:jc w:val="center"/>
        <w:rPr>
          <w:rFonts w:asciiTheme="minorHAnsi" w:hAnsiTheme="minorHAnsi" w:cstheme="minorHAnsi"/>
          <w:bCs/>
          <w:i/>
          <w:iCs/>
          <w:noProof/>
          <w:sz w:val="18"/>
        </w:rPr>
      </w:pPr>
    </w:p>
    <w:p w14:paraId="2FBD8D54" w14:textId="4EC3279A" w:rsidR="009F45C9" w:rsidRDefault="009F45C9" w:rsidP="00042A0A">
      <w:pPr>
        <w:spacing w:line="276" w:lineRule="auto"/>
        <w:jc w:val="center"/>
        <w:rPr>
          <w:rFonts w:asciiTheme="minorHAnsi" w:hAnsiTheme="minorHAnsi" w:cstheme="minorHAnsi"/>
          <w:bCs/>
          <w:i/>
          <w:iCs/>
          <w:noProof/>
          <w:sz w:val="18"/>
        </w:rPr>
      </w:pPr>
      <w:r>
        <w:rPr>
          <w:rFonts w:asciiTheme="minorHAnsi" w:hAnsiTheme="minorHAnsi" w:cstheme="minorHAnsi"/>
          <w:bCs/>
          <w:i/>
          <w:iCs/>
          <w:noProof/>
          <w:sz w:val="18"/>
        </w:rPr>
        <mc:AlternateContent>
          <mc:Choice Requires="wpg">
            <w:drawing>
              <wp:anchor distT="0" distB="0" distL="114300" distR="114300" simplePos="0" relativeHeight="251676677" behindDoc="0" locked="0" layoutInCell="1" allowOverlap="1" wp14:anchorId="41AF4929" wp14:editId="50194711">
                <wp:simplePos x="0" y="0"/>
                <wp:positionH relativeFrom="column">
                  <wp:posOffset>31973</wp:posOffset>
                </wp:positionH>
                <wp:positionV relativeFrom="paragraph">
                  <wp:posOffset>6110</wp:posOffset>
                </wp:positionV>
                <wp:extent cx="5750011" cy="2051221"/>
                <wp:effectExtent l="0" t="0" r="3175" b="6350"/>
                <wp:wrapNone/>
                <wp:docPr id="24" name="Grupo 24"/>
                <wp:cNvGraphicFramePr/>
                <a:graphic xmlns:a="http://schemas.openxmlformats.org/drawingml/2006/main">
                  <a:graphicData uri="http://schemas.microsoft.com/office/word/2010/wordprocessingGroup">
                    <wpg:wgp>
                      <wpg:cNvGrpSpPr/>
                      <wpg:grpSpPr>
                        <a:xfrm>
                          <a:off x="0" y="0"/>
                          <a:ext cx="5750011" cy="2051221"/>
                          <a:chOff x="0" y="0"/>
                          <a:chExt cx="6047740" cy="2038350"/>
                        </a:xfrm>
                      </wpg:grpSpPr>
                      <pic:pic xmlns:pic="http://schemas.openxmlformats.org/drawingml/2006/picture">
                        <pic:nvPicPr>
                          <pic:cNvPr id="278" name="image37.png" descr="Interfaz de usuario gráfica, Aplicación&#10;&#10;Descripción generada automáticamente"/>
                          <pic:cNvPicPr/>
                        </pic:nvPicPr>
                        <pic:blipFill rotWithShape="1">
                          <a:blip r:embed="rId36">
                            <a:extLst>
                              <a:ext uri="{28A0092B-C50C-407E-A947-70E740481C1C}">
                                <a14:useLocalDpi xmlns:a14="http://schemas.microsoft.com/office/drawing/2010/main" val="0"/>
                              </a:ext>
                            </a:extLst>
                          </a:blip>
                          <a:srcRect t="24968"/>
                          <a:stretch/>
                        </pic:blipFill>
                        <pic:spPr bwMode="auto">
                          <a:xfrm>
                            <a:off x="0" y="0"/>
                            <a:ext cx="6047740" cy="2038350"/>
                          </a:xfrm>
                          <a:prstGeom prst="rect">
                            <a:avLst/>
                          </a:prstGeom>
                          <a:ln>
                            <a:noFill/>
                          </a:ln>
                          <a:extLst>
                            <a:ext uri="{53640926-AAD7-44D8-BBD7-CCE9431645EC}">
                              <a14:shadowObscured xmlns:a14="http://schemas.microsoft.com/office/drawing/2010/main"/>
                            </a:ext>
                          </a:extLst>
                        </pic:spPr>
                      </pic:pic>
                      <wps:wsp>
                        <wps:cNvPr id="241" name="Conector recto de flecha 241"/>
                        <wps:cNvCnPr/>
                        <wps:spPr>
                          <a:xfrm flipH="1">
                            <a:off x="1837038" y="799070"/>
                            <a:ext cx="232410" cy="147320"/>
                          </a:xfrm>
                          <a:prstGeom prst="straightConnector1">
                            <a:avLst/>
                          </a:prstGeom>
                          <a:noFill/>
                          <a:ln w="9525" cap="flat" cmpd="sng">
                            <a:solidFill>
                              <a:srgbClr val="FF0000"/>
                            </a:solidFill>
                            <a:prstDash val="solid"/>
                            <a:miter lim="800000"/>
                            <a:headEnd type="none" w="sm" len="sm"/>
                            <a:tailEnd type="triangle" w="med" len="med"/>
                          </a:ln>
                        </wps:spPr>
                        <wps:bodyPr/>
                      </wps:wsp>
                      <wps:wsp>
                        <wps:cNvPr id="30" name="Conector recto de flecha 30"/>
                        <wps:cNvCnPr/>
                        <wps:spPr>
                          <a:xfrm flipH="1">
                            <a:off x="5379308" y="1573427"/>
                            <a:ext cx="232410" cy="147320"/>
                          </a:xfrm>
                          <a:prstGeom prst="straightConnector1">
                            <a:avLst/>
                          </a:prstGeom>
                          <a:noFill/>
                          <a:ln w="9525" cap="flat" cmpd="sng">
                            <a:solidFill>
                              <a:srgbClr val="FF0000"/>
                            </a:solidFill>
                            <a:prstDash val="solid"/>
                            <a:miter lim="800000"/>
                            <a:headEnd type="none" w="sm" len="sm"/>
                            <a:tailEnd type="triangle" w="med" len="med"/>
                          </a:ln>
                        </wps:spPr>
                        <wps:bodyPr/>
                      </wps:wsp>
                    </wpg:wgp>
                  </a:graphicData>
                </a:graphic>
                <wp14:sizeRelH relativeFrom="margin">
                  <wp14:pctWidth>0</wp14:pctWidth>
                </wp14:sizeRelH>
                <wp14:sizeRelV relativeFrom="margin">
                  <wp14:pctHeight>0</wp14:pctHeight>
                </wp14:sizeRelV>
              </wp:anchor>
            </w:drawing>
          </mc:Choice>
          <mc:Fallback>
            <w:pict>
              <v:group w14:anchorId="40C0BDE0" id="Grupo 24" o:spid="_x0000_s1026" style="position:absolute;margin-left:2.5pt;margin-top:.5pt;width:452.75pt;height:161.5pt;z-index:251676677;mso-width-relative:margin;mso-height-relative:margin" coordsize="60477,20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">
                <v:shape id="image37.png" o:spid="_x0000_s1027" type="#_x0000_t75" alt="Interfaz de usuario gráfica, Aplicación&#10;&#10;Descripción generada automáticamente" style="position:absolute;width:60477;height:20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">
                  <v:imagedata r:id="rId37" o:title="Interfaz de usuario gráfica, Aplicación&#10;&#10;Descripción generada automáticamente" croptop="16363f"/>
                </v:shape>
                <v:shape id="Conector recto de flecha 241" o:spid="_x0000_s1028" type="#_x0000_t32" style="position:absolute;left:18370;top:7990;width:2324;height:14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" strokecolor="red">
                  <v:stroke startarrowwidth="narrow" startarrowlength="short" endarrow="block" joinstyle="miter"/>
                </v:shape>
                <v:shape id="Conector recto de flecha 30" o:spid="_x0000_s1029" type="#_x0000_t32" style="position:absolute;left:53793;top:15734;width:2324;height:14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" strokecolor="red">
                  <v:stroke startarrowwidth="narrow" startarrowlength="short" endarrow="block" joinstyle="miter"/>
                </v:shape>
              </v:group>
            </w:pict>
          </mc:Fallback>
        </mc:AlternateContent>
      </w:r>
    </w:p>
    <w:p w14:paraId="3AA0A3C0" w14:textId="77777777" w:rsidR="009F45C9" w:rsidRDefault="009F45C9" w:rsidP="00042A0A">
      <w:pPr>
        <w:spacing w:line="276" w:lineRule="auto"/>
        <w:jc w:val="center"/>
        <w:rPr>
          <w:rFonts w:asciiTheme="minorHAnsi" w:hAnsiTheme="minorHAnsi" w:cstheme="minorHAnsi"/>
          <w:bCs/>
          <w:i/>
          <w:iCs/>
          <w:noProof/>
          <w:sz w:val="18"/>
        </w:rPr>
      </w:pPr>
    </w:p>
    <w:p w14:paraId="7007A6BA" w14:textId="77777777" w:rsidR="009F45C9" w:rsidRDefault="009F45C9" w:rsidP="00042A0A">
      <w:pPr>
        <w:spacing w:line="276" w:lineRule="auto"/>
        <w:jc w:val="center"/>
        <w:rPr>
          <w:rFonts w:asciiTheme="minorHAnsi" w:hAnsiTheme="minorHAnsi" w:cstheme="minorHAnsi"/>
          <w:bCs/>
          <w:i/>
          <w:iCs/>
          <w:noProof/>
          <w:sz w:val="18"/>
        </w:rPr>
      </w:pPr>
    </w:p>
    <w:p w14:paraId="35B9384C" w14:textId="0C19A45C" w:rsidR="00635E37" w:rsidRDefault="00635E37" w:rsidP="00042A0A">
      <w:pPr>
        <w:spacing w:line="276" w:lineRule="auto"/>
        <w:jc w:val="center"/>
      </w:pPr>
    </w:p>
    <w:p w14:paraId="32BC1C75" w14:textId="3880B5D9" w:rsidR="009F45C9" w:rsidRDefault="009F45C9" w:rsidP="00042A0A">
      <w:pPr>
        <w:spacing w:line="276" w:lineRule="auto"/>
        <w:jc w:val="center"/>
      </w:pPr>
    </w:p>
    <w:p w14:paraId="6B34FF81" w14:textId="77777777" w:rsidR="009F45C9" w:rsidRDefault="009F45C9" w:rsidP="00042A0A">
      <w:pPr>
        <w:spacing w:line="276" w:lineRule="auto"/>
        <w:jc w:val="center"/>
        <w:rPr>
          <w:rFonts w:asciiTheme="minorHAnsi" w:hAnsiTheme="minorHAnsi" w:cstheme="minorHAnsi"/>
          <w:bCs/>
          <w:i/>
          <w:iCs/>
          <w:noProof/>
          <w:sz w:val="18"/>
        </w:rPr>
      </w:pPr>
    </w:p>
    <w:p w14:paraId="19AFF8FA" w14:textId="77777777" w:rsidR="009F45C9" w:rsidRDefault="009F45C9" w:rsidP="00042A0A">
      <w:pPr>
        <w:spacing w:line="276" w:lineRule="auto"/>
        <w:jc w:val="center"/>
        <w:rPr>
          <w:rFonts w:asciiTheme="minorHAnsi" w:hAnsiTheme="minorHAnsi" w:cstheme="minorHAnsi"/>
          <w:bCs/>
          <w:i/>
          <w:iCs/>
          <w:noProof/>
          <w:sz w:val="18"/>
        </w:rPr>
      </w:pPr>
    </w:p>
    <w:p w14:paraId="7ABE37E5" w14:textId="0375C725" w:rsidR="009F45C9" w:rsidRDefault="009F45C9" w:rsidP="00042A0A">
      <w:pPr>
        <w:spacing w:line="276" w:lineRule="auto"/>
        <w:jc w:val="center"/>
        <w:rPr>
          <w:rFonts w:asciiTheme="minorHAnsi" w:hAnsiTheme="minorHAnsi" w:cstheme="minorHAnsi"/>
          <w:bCs/>
          <w:i/>
          <w:iCs/>
          <w:noProof/>
          <w:sz w:val="18"/>
        </w:rPr>
      </w:pPr>
    </w:p>
    <w:p w14:paraId="5214AAEC" w14:textId="512EC7FA" w:rsidR="009F45C9" w:rsidRDefault="009F45C9" w:rsidP="00042A0A">
      <w:pPr>
        <w:spacing w:line="276" w:lineRule="auto"/>
        <w:jc w:val="center"/>
      </w:pPr>
    </w:p>
    <w:p w14:paraId="0187293A" w14:textId="0D0F61DC" w:rsidR="009F45C9" w:rsidRDefault="009F45C9" w:rsidP="00042A0A">
      <w:pPr>
        <w:spacing w:line="276" w:lineRule="auto"/>
        <w:jc w:val="center"/>
      </w:pPr>
    </w:p>
    <w:p w14:paraId="2229F0CB" w14:textId="26730970" w:rsidR="009F45C9" w:rsidRDefault="009F45C9" w:rsidP="00042A0A">
      <w:pPr>
        <w:spacing w:line="276" w:lineRule="auto"/>
        <w:jc w:val="center"/>
      </w:pPr>
    </w:p>
    <w:p w14:paraId="2AEFE632" w14:textId="1B772A17" w:rsidR="009F45C9" w:rsidRPr="00635E37" w:rsidRDefault="009F45C9" w:rsidP="00042A0A">
      <w:pPr>
        <w:spacing w:line="276" w:lineRule="auto"/>
        <w:jc w:val="center"/>
      </w:pPr>
    </w:p>
    <w:p w14:paraId="63E0BC89" w14:textId="4831A6ED" w:rsidR="009642F9" w:rsidRDefault="009642F9" w:rsidP="009642F9">
      <w:pPr>
        <w:spacing w:line="276" w:lineRule="auto"/>
        <w:jc w:val="center"/>
        <w:rPr>
          <w:rFonts w:asciiTheme="minorHAnsi" w:hAnsiTheme="minorHAnsi" w:cstheme="minorHAnsi"/>
          <w:sz w:val="18"/>
        </w:rPr>
      </w:pPr>
      <w:r w:rsidRPr="00916D4E">
        <w:rPr>
          <w:rFonts w:asciiTheme="minorHAnsi" w:hAnsiTheme="minorHAnsi" w:cstheme="minorHAnsi"/>
          <w:iCs/>
          <w:sz w:val="18"/>
        </w:rPr>
        <w:t xml:space="preserve">Fuente: </w:t>
      </w:r>
      <w:r w:rsidRPr="008A2C7F">
        <w:rPr>
          <w:rFonts w:asciiTheme="minorHAnsi" w:hAnsiTheme="minorHAnsi" w:cstheme="minorHAnsi"/>
          <w:sz w:val="18"/>
        </w:rPr>
        <w:t xml:space="preserve">Plataforma Nacional de Toma de Muestras </w:t>
      </w:r>
      <w:hyperlink r:id="rId38" w:history="1">
        <w:r w:rsidRPr="008A2C7F">
          <w:rPr>
            <w:rStyle w:val="Hipervnculo"/>
            <w:rFonts w:asciiTheme="minorHAnsi" w:hAnsiTheme="minorHAnsi" w:cstheme="minorHAnsi"/>
            <w:sz w:val="18"/>
          </w:rPr>
          <w:t>https://tomademuestras.minsal.cl</w:t>
        </w:r>
      </w:hyperlink>
    </w:p>
    <w:p w14:paraId="1DE852FE" w14:textId="77777777" w:rsidR="009F45C9" w:rsidRDefault="009F45C9" w:rsidP="00635E37">
      <w:pPr>
        <w:spacing w:line="276" w:lineRule="auto"/>
        <w:jc w:val="center"/>
        <w:rPr>
          <w:rFonts w:asciiTheme="minorHAnsi" w:hAnsiTheme="minorHAnsi" w:cstheme="minorHAnsi"/>
          <w:sz w:val="18"/>
        </w:rPr>
      </w:pPr>
    </w:p>
    <w:p w14:paraId="6C18D19A" w14:textId="419EB9D2" w:rsidR="009642F9" w:rsidRDefault="009642F9" w:rsidP="0066600E">
      <w:pPr>
        <w:pStyle w:val="Ttulo2"/>
      </w:pPr>
      <w:bookmarkStart w:id="17" w:name="_Toc103776562"/>
      <w:r>
        <w:t>2.</w:t>
      </w:r>
      <w:r w:rsidR="00042A0A">
        <w:t>3</w:t>
      </w:r>
      <w:r>
        <w:t xml:space="preserve"> Sección Antígeno </w:t>
      </w:r>
      <w:r w:rsidR="00B03CB5">
        <w:t>– Muestras en creación</w:t>
      </w:r>
      <w:bookmarkEnd w:id="17"/>
    </w:p>
    <w:p w14:paraId="0E3C22C4" w14:textId="0A32705E" w:rsidR="009642F9" w:rsidRDefault="009642F9" w:rsidP="009642F9">
      <w:pPr>
        <w:spacing w:line="276" w:lineRule="auto"/>
        <w:rPr>
          <w:color w:val="808080"/>
        </w:rPr>
      </w:pPr>
    </w:p>
    <w:p w14:paraId="67365DD1" w14:textId="31417FB5" w:rsidR="009642F9" w:rsidRDefault="004A1106" w:rsidP="009642F9">
      <w:pPr>
        <w:spacing w:line="276" w:lineRule="auto"/>
        <w:rPr>
          <w:b/>
          <w:bCs/>
        </w:rPr>
      </w:pPr>
      <w:r>
        <w:t>En</w:t>
      </w:r>
      <w:r w:rsidR="009642F9" w:rsidRPr="009642F9">
        <w:t xml:space="preserve"> la</w:t>
      </w:r>
      <w:r w:rsidR="00637B52">
        <w:t xml:space="preserve"> grilla</w:t>
      </w:r>
      <w:r w:rsidR="009642F9" w:rsidRPr="009642F9">
        <w:t xml:space="preserve"> inicial deberá seleccionar menú </w:t>
      </w:r>
      <w:r w:rsidR="009642F9" w:rsidRPr="009642F9">
        <w:rPr>
          <w:b/>
          <w:bCs/>
        </w:rPr>
        <w:t>A</w:t>
      </w:r>
      <w:r w:rsidR="009642F9">
        <w:rPr>
          <w:b/>
          <w:bCs/>
        </w:rPr>
        <w:t>ntígeno</w:t>
      </w:r>
      <w:r w:rsidR="009642F9" w:rsidRPr="009642F9">
        <w:t xml:space="preserve"> y luego </w:t>
      </w:r>
      <w:r w:rsidR="009642F9" w:rsidRPr="009642F9">
        <w:rPr>
          <w:b/>
          <w:bCs/>
        </w:rPr>
        <w:t>“Registro y Seguimiento”:</w:t>
      </w:r>
    </w:p>
    <w:p w14:paraId="0FAC5B3D" w14:textId="764A6327" w:rsidR="00BC7212" w:rsidRDefault="00BC7212" w:rsidP="009642F9">
      <w:pPr>
        <w:spacing w:line="276" w:lineRule="auto"/>
        <w:rPr>
          <w:b/>
          <w:bCs/>
        </w:rPr>
      </w:pPr>
    </w:p>
    <w:p w14:paraId="1ECAD8F7" w14:textId="77777777" w:rsidR="001417B1" w:rsidRDefault="001417B1" w:rsidP="009642F9">
      <w:pPr>
        <w:spacing w:line="276" w:lineRule="auto"/>
        <w:rPr>
          <w:b/>
          <w:bCs/>
        </w:rPr>
      </w:pPr>
    </w:p>
    <w:p w14:paraId="7A70086C" w14:textId="641BD511" w:rsidR="009642F9" w:rsidRPr="009642F9" w:rsidRDefault="009642F9" w:rsidP="009F45C9">
      <w:pPr>
        <w:spacing w:line="276" w:lineRule="auto"/>
        <w:jc w:val="center"/>
        <w:rPr>
          <w:bCs/>
          <w:i/>
          <w:iCs/>
        </w:rPr>
      </w:pPr>
      <w:r w:rsidRPr="00635E37">
        <w:rPr>
          <w:rFonts w:asciiTheme="minorHAnsi" w:hAnsiTheme="minorHAnsi" w:cstheme="minorHAnsi"/>
          <w:bCs/>
          <w:i/>
          <w:iCs/>
          <w:sz w:val="18"/>
        </w:rPr>
        <w:lastRenderedPageBreak/>
        <w:t xml:space="preserve">Figura </w:t>
      </w:r>
      <w:r w:rsidR="00BE5C67">
        <w:rPr>
          <w:rFonts w:asciiTheme="minorHAnsi" w:hAnsiTheme="minorHAnsi" w:cstheme="minorHAnsi"/>
          <w:bCs/>
          <w:i/>
          <w:iCs/>
          <w:sz w:val="18"/>
        </w:rPr>
        <w:t>10</w:t>
      </w:r>
      <w:r w:rsidRPr="00635E37">
        <w:rPr>
          <w:rFonts w:asciiTheme="minorHAnsi" w:hAnsiTheme="minorHAnsi" w:cstheme="minorHAnsi"/>
          <w:bCs/>
          <w:i/>
          <w:iCs/>
          <w:sz w:val="18"/>
        </w:rPr>
        <w:t xml:space="preserve">: </w:t>
      </w:r>
      <w:r>
        <w:rPr>
          <w:rFonts w:asciiTheme="minorHAnsi" w:hAnsiTheme="minorHAnsi" w:cstheme="minorHAnsi"/>
          <w:bCs/>
          <w:i/>
          <w:iCs/>
          <w:sz w:val="18"/>
        </w:rPr>
        <w:t>Ingreso a sección de Antígeno</w:t>
      </w:r>
    </w:p>
    <w:p w14:paraId="7F8688AD" w14:textId="73357023" w:rsidR="009642F9" w:rsidRPr="009642F9" w:rsidRDefault="001417B1" w:rsidP="009642F9">
      <w:r>
        <w:rPr>
          <w:noProof/>
        </w:rPr>
        <mc:AlternateContent>
          <mc:Choice Requires="wpg">
            <w:drawing>
              <wp:anchor distT="0" distB="0" distL="114300" distR="114300" simplePos="0" relativeHeight="251682821" behindDoc="0" locked="0" layoutInCell="1" allowOverlap="1" wp14:anchorId="1C51183C" wp14:editId="74C842FF">
                <wp:simplePos x="0" y="0"/>
                <wp:positionH relativeFrom="column">
                  <wp:posOffset>567433</wp:posOffset>
                </wp:positionH>
                <wp:positionV relativeFrom="paragraph">
                  <wp:posOffset>155163</wp:posOffset>
                </wp:positionV>
                <wp:extent cx="4479290" cy="1063625"/>
                <wp:effectExtent l="0" t="0" r="0" b="3175"/>
                <wp:wrapNone/>
                <wp:docPr id="26" name="Grupo 26"/>
                <wp:cNvGraphicFramePr/>
                <a:graphic xmlns:a="http://schemas.openxmlformats.org/drawingml/2006/main">
                  <a:graphicData uri="http://schemas.microsoft.com/office/word/2010/wordprocessingGroup">
                    <wpg:wgp>
                      <wpg:cNvGrpSpPr/>
                      <wpg:grpSpPr>
                        <a:xfrm>
                          <a:off x="0" y="0"/>
                          <a:ext cx="4479290" cy="1063625"/>
                          <a:chOff x="0" y="0"/>
                          <a:chExt cx="4479290" cy="1063625"/>
                        </a:xfrm>
                      </wpg:grpSpPr>
                      <pic:pic xmlns:pic="http://schemas.openxmlformats.org/drawingml/2006/picture">
                        <pic:nvPicPr>
                          <pic:cNvPr id="32" name="Imagen 32" descr="Imagen que contiene Patrón de fondo&#10;&#10;Descripción generada automáticament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79290" cy="1063625"/>
                          </a:xfrm>
                          <a:prstGeom prst="rect">
                            <a:avLst/>
                          </a:prstGeom>
                        </pic:spPr>
                      </pic:pic>
                      <wps:wsp>
                        <wps:cNvPr id="33" name="Conector recto de flecha 33"/>
                        <wps:cNvCnPr/>
                        <wps:spPr>
                          <a:xfrm flipH="1">
                            <a:off x="601362" y="131806"/>
                            <a:ext cx="232410" cy="147320"/>
                          </a:xfrm>
                          <a:prstGeom prst="straightConnector1">
                            <a:avLst/>
                          </a:prstGeom>
                          <a:noFill/>
                          <a:ln w="9525" cap="flat" cmpd="sng">
                            <a:solidFill>
                              <a:srgbClr val="FF0000"/>
                            </a:solidFill>
                            <a:prstDash val="solid"/>
                            <a:miter lim="800000"/>
                            <a:headEnd type="none" w="sm" len="sm"/>
                            <a:tailEnd type="triangle" w="med" len="med"/>
                          </a:ln>
                        </wps:spPr>
                        <wps:bodyPr/>
                      </wps:wsp>
                    </wpg:wgp>
                  </a:graphicData>
                </a:graphic>
              </wp:anchor>
            </w:drawing>
          </mc:Choice>
          <mc:Fallback>
            <w:pict>
              <v:group w14:anchorId="12FB0496" id="Grupo 26" o:spid="_x0000_s1026" style="position:absolute;margin-left:44.7pt;margin-top:12.2pt;width:352.7pt;height:83.75pt;z-index:251682821" coordsize="44792,10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">
                <v:shape id="Imagen 32" o:spid="_x0000_s1027" type="#_x0000_t75" alt="Imagen que contiene Patrón de fondo&#10;&#10;Descripción generada automáticamente" style="position:absolute;width:44792;height:10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">
                  <v:imagedata r:id="rId40" o:title="Imagen que contiene Patrón de fondo&#10;&#10;Descripción generada automáticamente"/>
                </v:shape>
                <v:shape id="Conector recto de flecha 33" o:spid="_x0000_s1028" type="#_x0000_t32" style="position:absolute;left:6013;top:1318;width:2324;height:14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" strokecolor="red">
                  <v:stroke startarrowwidth="narrow" startarrowlength="short" endarrow="block" joinstyle="miter"/>
                </v:shape>
              </v:group>
            </w:pict>
          </mc:Fallback>
        </mc:AlternateContent>
      </w:r>
    </w:p>
    <w:p w14:paraId="787ADFD9" w14:textId="2C43F217" w:rsidR="00E0469D" w:rsidRDefault="00E0469D" w:rsidP="00767917">
      <w:pPr>
        <w:pBdr>
          <w:top w:val="nil"/>
          <w:left w:val="nil"/>
          <w:bottom w:val="nil"/>
          <w:right w:val="nil"/>
          <w:between w:val="nil"/>
        </w:pBdr>
        <w:spacing w:line="276" w:lineRule="auto"/>
        <w:jc w:val="center"/>
        <w:rPr>
          <w:color w:val="767171" w:themeColor="background2" w:themeShade="80"/>
        </w:rPr>
      </w:pPr>
    </w:p>
    <w:p w14:paraId="0DF973DA" w14:textId="77777777" w:rsidR="001417B1" w:rsidRDefault="001417B1" w:rsidP="009642F9">
      <w:pPr>
        <w:spacing w:line="276" w:lineRule="auto"/>
        <w:jc w:val="center"/>
        <w:rPr>
          <w:rFonts w:asciiTheme="minorHAnsi" w:hAnsiTheme="minorHAnsi" w:cstheme="minorHAnsi"/>
          <w:iCs/>
          <w:sz w:val="18"/>
        </w:rPr>
      </w:pPr>
    </w:p>
    <w:p w14:paraId="69512373" w14:textId="77777777" w:rsidR="001417B1" w:rsidRDefault="001417B1" w:rsidP="009642F9">
      <w:pPr>
        <w:spacing w:line="276" w:lineRule="auto"/>
        <w:jc w:val="center"/>
        <w:rPr>
          <w:rFonts w:asciiTheme="minorHAnsi" w:hAnsiTheme="minorHAnsi" w:cstheme="minorHAnsi"/>
          <w:iCs/>
          <w:sz w:val="18"/>
        </w:rPr>
      </w:pPr>
    </w:p>
    <w:p w14:paraId="6F79DF25" w14:textId="77777777" w:rsidR="001417B1" w:rsidRDefault="001417B1" w:rsidP="009642F9">
      <w:pPr>
        <w:spacing w:line="276" w:lineRule="auto"/>
        <w:jc w:val="center"/>
        <w:rPr>
          <w:rFonts w:asciiTheme="minorHAnsi" w:hAnsiTheme="minorHAnsi" w:cstheme="minorHAnsi"/>
          <w:iCs/>
          <w:sz w:val="18"/>
        </w:rPr>
      </w:pPr>
    </w:p>
    <w:p w14:paraId="497E4DD0" w14:textId="77777777" w:rsidR="001417B1" w:rsidRDefault="001417B1" w:rsidP="009642F9">
      <w:pPr>
        <w:spacing w:line="276" w:lineRule="auto"/>
        <w:jc w:val="center"/>
        <w:rPr>
          <w:rFonts w:asciiTheme="minorHAnsi" w:hAnsiTheme="minorHAnsi" w:cstheme="minorHAnsi"/>
          <w:iCs/>
          <w:sz w:val="18"/>
        </w:rPr>
      </w:pPr>
    </w:p>
    <w:p w14:paraId="32DBE631" w14:textId="77777777" w:rsidR="001417B1" w:rsidRDefault="001417B1" w:rsidP="009642F9">
      <w:pPr>
        <w:spacing w:line="276" w:lineRule="auto"/>
        <w:jc w:val="center"/>
        <w:rPr>
          <w:rFonts w:asciiTheme="minorHAnsi" w:hAnsiTheme="minorHAnsi" w:cstheme="minorHAnsi"/>
          <w:iCs/>
          <w:sz w:val="18"/>
        </w:rPr>
      </w:pPr>
    </w:p>
    <w:p w14:paraId="70ED1653" w14:textId="77777777" w:rsidR="001417B1" w:rsidRDefault="001417B1" w:rsidP="009642F9">
      <w:pPr>
        <w:spacing w:line="276" w:lineRule="auto"/>
        <w:jc w:val="center"/>
        <w:rPr>
          <w:rFonts w:asciiTheme="minorHAnsi" w:hAnsiTheme="minorHAnsi" w:cstheme="minorHAnsi"/>
          <w:iCs/>
          <w:sz w:val="18"/>
        </w:rPr>
      </w:pPr>
    </w:p>
    <w:p w14:paraId="2452788D" w14:textId="0C1102E7" w:rsidR="009642F9" w:rsidRDefault="009642F9" w:rsidP="009642F9">
      <w:pPr>
        <w:spacing w:line="276" w:lineRule="auto"/>
        <w:jc w:val="center"/>
        <w:rPr>
          <w:rFonts w:asciiTheme="minorHAnsi" w:hAnsiTheme="minorHAnsi" w:cstheme="minorHAnsi"/>
          <w:sz w:val="18"/>
        </w:rPr>
      </w:pPr>
      <w:r w:rsidRPr="00916D4E">
        <w:rPr>
          <w:rFonts w:asciiTheme="minorHAnsi" w:hAnsiTheme="minorHAnsi" w:cstheme="minorHAnsi"/>
          <w:iCs/>
          <w:sz w:val="18"/>
        </w:rPr>
        <w:t xml:space="preserve">Fuente: </w:t>
      </w:r>
      <w:r w:rsidRPr="008A2C7F">
        <w:rPr>
          <w:rFonts w:asciiTheme="minorHAnsi" w:hAnsiTheme="minorHAnsi" w:cstheme="minorHAnsi"/>
          <w:sz w:val="18"/>
        </w:rPr>
        <w:t xml:space="preserve">Plataforma Nacional de Toma de Muestras </w:t>
      </w:r>
      <w:hyperlink r:id="rId41" w:history="1">
        <w:r w:rsidRPr="008A2C7F">
          <w:rPr>
            <w:rStyle w:val="Hipervnculo"/>
            <w:rFonts w:asciiTheme="minorHAnsi" w:hAnsiTheme="minorHAnsi" w:cstheme="minorHAnsi"/>
            <w:sz w:val="18"/>
          </w:rPr>
          <w:t>https://tomademuestras.minsal.cl</w:t>
        </w:r>
      </w:hyperlink>
    </w:p>
    <w:p w14:paraId="208E7D19" w14:textId="588C2BA9" w:rsidR="009642F9" w:rsidRDefault="009642F9" w:rsidP="009642F9">
      <w:pPr>
        <w:spacing w:line="276" w:lineRule="auto"/>
        <w:jc w:val="center"/>
        <w:rPr>
          <w:rFonts w:asciiTheme="minorHAnsi" w:hAnsiTheme="minorHAnsi" w:cstheme="minorHAnsi"/>
          <w:sz w:val="18"/>
        </w:rPr>
      </w:pPr>
    </w:p>
    <w:p w14:paraId="1473D3E1" w14:textId="1FE4D4A6" w:rsidR="009642F9" w:rsidRDefault="00AC00B8" w:rsidP="009642F9">
      <w:pPr>
        <w:spacing w:line="276" w:lineRule="auto"/>
      </w:pPr>
      <w:r>
        <w:t>Esta sección le permitirá</w:t>
      </w:r>
      <w:r w:rsidR="009642F9" w:rsidRPr="00042A0A">
        <w:t xml:space="preserve"> comenzar a </w:t>
      </w:r>
      <w:r w:rsidR="00F46CB8">
        <w:t>“</w:t>
      </w:r>
      <w:r w:rsidR="009642F9" w:rsidRPr="00042A0A">
        <w:rPr>
          <w:b/>
          <w:bCs/>
        </w:rPr>
        <w:t>Crear Muestra</w:t>
      </w:r>
      <w:r w:rsidR="00F46CB8">
        <w:rPr>
          <w:b/>
          <w:bCs/>
        </w:rPr>
        <w:t>”</w:t>
      </w:r>
      <w:r w:rsidR="009642F9" w:rsidRPr="00042A0A">
        <w:t>:</w:t>
      </w:r>
    </w:p>
    <w:p w14:paraId="052BC7A0" w14:textId="33C3C68B" w:rsidR="00042A0A" w:rsidRDefault="00042A0A" w:rsidP="00042A0A">
      <w:pPr>
        <w:spacing w:line="276" w:lineRule="auto"/>
        <w:jc w:val="center"/>
        <w:rPr>
          <w:rFonts w:asciiTheme="minorHAnsi" w:hAnsiTheme="minorHAnsi" w:cstheme="minorHAnsi"/>
          <w:bCs/>
          <w:i/>
          <w:iCs/>
          <w:sz w:val="18"/>
        </w:rPr>
      </w:pPr>
    </w:p>
    <w:p w14:paraId="7319CE33" w14:textId="25E03058" w:rsidR="00042A0A" w:rsidRPr="00042A0A" w:rsidRDefault="001417B1" w:rsidP="00042A0A">
      <w:pPr>
        <w:spacing w:line="276" w:lineRule="auto"/>
        <w:jc w:val="center"/>
        <w:rPr>
          <w:bCs/>
          <w:i/>
          <w:iCs/>
        </w:rPr>
      </w:pPr>
      <w:r>
        <w:rPr>
          <w:rFonts w:asciiTheme="minorHAnsi" w:hAnsiTheme="minorHAnsi" w:cstheme="minorHAnsi"/>
          <w:bCs/>
          <w:i/>
          <w:iCs/>
          <w:noProof/>
          <w:sz w:val="18"/>
        </w:rPr>
        <mc:AlternateContent>
          <mc:Choice Requires="wpg">
            <w:drawing>
              <wp:anchor distT="0" distB="0" distL="114300" distR="114300" simplePos="0" relativeHeight="251722757" behindDoc="0" locked="0" layoutInCell="1" allowOverlap="1" wp14:anchorId="4B549AD2" wp14:editId="41BF1916">
                <wp:simplePos x="0" y="0"/>
                <wp:positionH relativeFrom="column">
                  <wp:posOffset>691000</wp:posOffset>
                </wp:positionH>
                <wp:positionV relativeFrom="paragraph">
                  <wp:posOffset>156467</wp:posOffset>
                </wp:positionV>
                <wp:extent cx="4222115" cy="1630045"/>
                <wp:effectExtent l="0" t="0" r="6985" b="8255"/>
                <wp:wrapSquare wrapText="bothSides"/>
                <wp:docPr id="27" name="Grupo 27"/>
                <wp:cNvGraphicFramePr/>
                <a:graphic xmlns:a="http://schemas.openxmlformats.org/drawingml/2006/main">
                  <a:graphicData uri="http://schemas.microsoft.com/office/word/2010/wordprocessingGroup">
                    <wpg:wgp>
                      <wpg:cNvGrpSpPr/>
                      <wpg:grpSpPr>
                        <a:xfrm>
                          <a:off x="0" y="0"/>
                          <a:ext cx="4222115" cy="1630045"/>
                          <a:chOff x="0" y="0"/>
                          <a:chExt cx="4222115" cy="1630045"/>
                        </a:xfrm>
                      </wpg:grpSpPr>
                      <pic:pic xmlns:pic="http://schemas.openxmlformats.org/drawingml/2006/picture">
                        <pic:nvPicPr>
                          <pic:cNvPr id="34" name="Imagen 34" descr="Una captura de pantalla de una red social&#10;&#10;Descripción generada automáticamente"/>
                          <pic:cNvPicPr>
                            <a:picLocks noChangeAspect="1"/>
                          </pic:cNvPicPr>
                        </pic:nvPicPr>
                        <pic:blipFill rotWithShape="1">
                          <a:blip r:embed="rId42" cstate="print">
                            <a:extLst>
                              <a:ext uri="{28A0092B-C50C-407E-A947-70E740481C1C}">
                                <a14:useLocalDpi xmlns:a14="http://schemas.microsoft.com/office/drawing/2010/main" val="0"/>
                              </a:ext>
                            </a:extLst>
                          </a:blip>
                          <a:srcRect t="22733" b="5428"/>
                          <a:stretch/>
                        </pic:blipFill>
                        <pic:spPr bwMode="auto">
                          <a:xfrm>
                            <a:off x="0" y="0"/>
                            <a:ext cx="4222115" cy="1630045"/>
                          </a:xfrm>
                          <a:prstGeom prst="rect">
                            <a:avLst/>
                          </a:prstGeom>
                          <a:ln>
                            <a:noFill/>
                          </a:ln>
                          <a:extLst>
                            <a:ext uri="{53640926-AAD7-44D8-BBD7-CCE9431645EC}">
                              <a14:shadowObscured xmlns:a14="http://schemas.microsoft.com/office/drawing/2010/main"/>
                            </a:ext>
                          </a:extLst>
                        </pic:spPr>
                      </pic:pic>
                      <wps:wsp>
                        <wps:cNvPr id="35" name="Conector recto de flecha 35"/>
                        <wps:cNvCnPr/>
                        <wps:spPr>
                          <a:xfrm flipH="1">
                            <a:off x="403654" y="107092"/>
                            <a:ext cx="232410" cy="147320"/>
                          </a:xfrm>
                          <a:prstGeom prst="straightConnector1">
                            <a:avLst/>
                          </a:prstGeom>
                          <a:noFill/>
                          <a:ln w="9525" cap="flat" cmpd="sng">
                            <a:solidFill>
                              <a:srgbClr val="FF0000"/>
                            </a:solidFill>
                            <a:prstDash val="solid"/>
                            <a:miter lim="800000"/>
                            <a:headEnd type="none" w="sm" len="sm"/>
                            <a:tailEnd type="triangle" w="med" len="med"/>
                          </a:ln>
                        </wps:spPr>
                        <wps:bodyPr/>
                      </wps:wsp>
                    </wpg:wgp>
                  </a:graphicData>
                </a:graphic>
              </wp:anchor>
            </w:drawing>
          </mc:Choice>
          <mc:Fallback>
            <w:pict>
              <v:group w14:anchorId="0F6451EB" id="Grupo 27" o:spid="_x0000_s1026" style="position:absolute;margin-left:54.4pt;margin-top:12.3pt;width:332.45pt;height:128.35pt;z-index:251722757" coordsize="42221,16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">
                <v:shape id="Imagen 34" o:spid="_x0000_s1027" type="#_x0000_t75" alt="Una captura de pantalla de una red social&#10;&#10;Descripción generada automáticamente" style="position:absolute;width:42221;height:16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">
                  <v:imagedata r:id="rId43" o:title="Una captura de pantalla de una red social&#10;&#10;Descripción generada automáticamente" croptop="14898f" cropbottom="3557f"/>
                </v:shape>
                <v:shape id="Conector recto de flecha 35" o:spid="_x0000_s1028" type="#_x0000_t32" style="position:absolute;left:4036;top:1070;width:2324;height:14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" strokecolor="red">
                  <v:stroke startarrowwidth="narrow" startarrowlength="short" endarrow="block" joinstyle="miter"/>
                </v:shape>
                <w10:wrap type="square"/>
              </v:group>
            </w:pict>
          </mc:Fallback>
        </mc:AlternateContent>
      </w:r>
      <w:r w:rsidR="00042A0A" w:rsidRPr="00635E37">
        <w:rPr>
          <w:rFonts w:asciiTheme="minorHAnsi" w:hAnsiTheme="minorHAnsi" w:cstheme="minorHAnsi"/>
          <w:bCs/>
          <w:i/>
          <w:iCs/>
          <w:sz w:val="18"/>
        </w:rPr>
        <w:t xml:space="preserve">Figura </w:t>
      </w:r>
      <w:r w:rsidR="002B07CF">
        <w:rPr>
          <w:rFonts w:asciiTheme="minorHAnsi" w:hAnsiTheme="minorHAnsi" w:cstheme="minorHAnsi"/>
          <w:bCs/>
          <w:i/>
          <w:iCs/>
          <w:sz w:val="18"/>
        </w:rPr>
        <w:t>11</w:t>
      </w:r>
      <w:r w:rsidR="00042A0A" w:rsidRPr="00635E37">
        <w:rPr>
          <w:rFonts w:asciiTheme="minorHAnsi" w:hAnsiTheme="minorHAnsi" w:cstheme="minorHAnsi"/>
          <w:bCs/>
          <w:i/>
          <w:iCs/>
          <w:sz w:val="18"/>
        </w:rPr>
        <w:t xml:space="preserve">: </w:t>
      </w:r>
      <w:r w:rsidR="00042A0A">
        <w:rPr>
          <w:rFonts w:asciiTheme="minorHAnsi" w:hAnsiTheme="minorHAnsi" w:cstheme="minorHAnsi"/>
          <w:bCs/>
          <w:i/>
          <w:iCs/>
          <w:sz w:val="18"/>
        </w:rPr>
        <w:t>Crear muestra</w:t>
      </w:r>
    </w:p>
    <w:p w14:paraId="615F8926" w14:textId="555480DB" w:rsidR="00042A0A" w:rsidRDefault="00042A0A" w:rsidP="00042A0A">
      <w:pPr>
        <w:spacing w:line="276" w:lineRule="auto"/>
        <w:jc w:val="center"/>
      </w:pPr>
    </w:p>
    <w:p w14:paraId="79F41390" w14:textId="4E7A6B96" w:rsidR="001417B1" w:rsidRDefault="001417B1" w:rsidP="00042A0A">
      <w:pPr>
        <w:spacing w:line="276" w:lineRule="auto"/>
        <w:jc w:val="center"/>
        <w:rPr>
          <w:rFonts w:asciiTheme="minorHAnsi" w:hAnsiTheme="minorHAnsi" w:cstheme="minorHAnsi"/>
          <w:iCs/>
          <w:sz w:val="18"/>
        </w:rPr>
      </w:pPr>
    </w:p>
    <w:p w14:paraId="1D5A94D2" w14:textId="77777777" w:rsidR="001417B1" w:rsidRDefault="001417B1" w:rsidP="00042A0A">
      <w:pPr>
        <w:spacing w:line="276" w:lineRule="auto"/>
        <w:jc w:val="center"/>
        <w:rPr>
          <w:rFonts w:asciiTheme="minorHAnsi" w:hAnsiTheme="minorHAnsi" w:cstheme="minorHAnsi"/>
          <w:iCs/>
          <w:sz w:val="18"/>
        </w:rPr>
      </w:pPr>
    </w:p>
    <w:p w14:paraId="0C80302F" w14:textId="77777777" w:rsidR="001417B1" w:rsidRDefault="001417B1" w:rsidP="00042A0A">
      <w:pPr>
        <w:spacing w:line="276" w:lineRule="auto"/>
        <w:jc w:val="center"/>
        <w:rPr>
          <w:rFonts w:asciiTheme="minorHAnsi" w:hAnsiTheme="minorHAnsi" w:cstheme="minorHAnsi"/>
          <w:iCs/>
          <w:sz w:val="18"/>
        </w:rPr>
      </w:pPr>
    </w:p>
    <w:p w14:paraId="656AC30D" w14:textId="77777777" w:rsidR="001417B1" w:rsidRDefault="001417B1" w:rsidP="00042A0A">
      <w:pPr>
        <w:spacing w:line="276" w:lineRule="auto"/>
        <w:jc w:val="center"/>
        <w:rPr>
          <w:rFonts w:asciiTheme="minorHAnsi" w:hAnsiTheme="minorHAnsi" w:cstheme="minorHAnsi"/>
          <w:iCs/>
          <w:sz w:val="18"/>
        </w:rPr>
      </w:pPr>
    </w:p>
    <w:p w14:paraId="472694C6" w14:textId="77777777" w:rsidR="001417B1" w:rsidRDefault="001417B1" w:rsidP="00042A0A">
      <w:pPr>
        <w:spacing w:line="276" w:lineRule="auto"/>
        <w:jc w:val="center"/>
        <w:rPr>
          <w:rFonts w:asciiTheme="minorHAnsi" w:hAnsiTheme="minorHAnsi" w:cstheme="minorHAnsi"/>
          <w:iCs/>
          <w:sz w:val="18"/>
        </w:rPr>
      </w:pPr>
    </w:p>
    <w:p w14:paraId="65AB9916" w14:textId="77777777" w:rsidR="001417B1" w:rsidRDefault="001417B1" w:rsidP="00042A0A">
      <w:pPr>
        <w:spacing w:line="276" w:lineRule="auto"/>
        <w:jc w:val="center"/>
        <w:rPr>
          <w:rFonts w:asciiTheme="minorHAnsi" w:hAnsiTheme="minorHAnsi" w:cstheme="minorHAnsi"/>
          <w:iCs/>
          <w:sz w:val="18"/>
        </w:rPr>
      </w:pPr>
    </w:p>
    <w:p w14:paraId="793D695C" w14:textId="77777777" w:rsidR="001417B1" w:rsidRDefault="001417B1" w:rsidP="00042A0A">
      <w:pPr>
        <w:spacing w:line="276" w:lineRule="auto"/>
        <w:jc w:val="center"/>
        <w:rPr>
          <w:rFonts w:asciiTheme="minorHAnsi" w:hAnsiTheme="minorHAnsi" w:cstheme="minorHAnsi"/>
          <w:iCs/>
          <w:sz w:val="18"/>
        </w:rPr>
      </w:pPr>
    </w:p>
    <w:p w14:paraId="529ECE8F" w14:textId="77777777" w:rsidR="001417B1" w:rsidRDefault="001417B1" w:rsidP="00042A0A">
      <w:pPr>
        <w:spacing w:line="276" w:lineRule="auto"/>
        <w:jc w:val="center"/>
        <w:rPr>
          <w:rFonts w:asciiTheme="minorHAnsi" w:hAnsiTheme="minorHAnsi" w:cstheme="minorHAnsi"/>
          <w:iCs/>
          <w:sz w:val="18"/>
        </w:rPr>
      </w:pPr>
    </w:p>
    <w:p w14:paraId="007275AF" w14:textId="77777777" w:rsidR="001417B1" w:rsidRDefault="001417B1" w:rsidP="00042A0A">
      <w:pPr>
        <w:spacing w:line="276" w:lineRule="auto"/>
        <w:jc w:val="center"/>
        <w:rPr>
          <w:rFonts w:asciiTheme="minorHAnsi" w:hAnsiTheme="minorHAnsi" w:cstheme="minorHAnsi"/>
          <w:iCs/>
          <w:sz w:val="18"/>
        </w:rPr>
      </w:pPr>
    </w:p>
    <w:p w14:paraId="7D012625" w14:textId="77777777" w:rsidR="001417B1" w:rsidRDefault="001417B1" w:rsidP="00042A0A">
      <w:pPr>
        <w:spacing w:line="276" w:lineRule="auto"/>
        <w:jc w:val="center"/>
        <w:rPr>
          <w:rFonts w:asciiTheme="minorHAnsi" w:hAnsiTheme="minorHAnsi" w:cstheme="minorHAnsi"/>
          <w:iCs/>
          <w:sz w:val="18"/>
        </w:rPr>
      </w:pPr>
    </w:p>
    <w:p w14:paraId="56F417A1" w14:textId="2065D09F" w:rsidR="00042A0A" w:rsidRDefault="00042A0A" w:rsidP="00042A0A">
      <w:pPr>
        <w:spacing w:line="276" w:lineRule="auto"/>
        <w:jc w:val="center"/>
        <w:rPr>
          <w:rFonts w:asciiTheme="minorHAnsi" w:hAnsiTheme="minorHAnsi" w:cstheme="minorHAnsi"/>
          <w:sz w:val="18"/>
        </w:rPr>
      </w:pPr>
      <w:r w:rsidRPr="00916D4E">
        <w:rPr>
          <w:rFonts w:asciiTheme="minorHAnsi" w:hAnsiTheme="minorHAnsi" w:cstheme="minorHAnsi"/>
          <w:iCs/>
          <w:sz w:val="18"/>
        </w:rPr>
        <w:t xml:space="preserve">Fuente: </w:t>
      </w:r>
      <w:r w:rsidRPr="008A2C7F">
        <w:rPr>
          <w:rFonts w:asciiTheme="minorHAnsi" w:hAnsiTheme="minorHAnsi" w:cstheme="minorHAnsi"/>
          <w:sz w:val="18"/>
        </w:rPr>
        <w:t xml:space="preserve">Plataforma Nacional de Toma de Muestras </w:t>
      </w:r>
      <w:hyperlink r:id="rId44" w:history="1">
        <w:r w:rsidRPr="008A2C7F">
          <w:rPr>
            <w:rStyle w:val="Hipervnculo"/>
            <w:rFonts w:asciiTheme="minorHAnsi" w:hAnsiTheme="minorHAnsi" w:cstheme="minorHAnsi"/>
            <w:sz w:val="18"/>
          </w:rPr>
          <w:t>https://tomademuestras.minsal.cl</w:t>
        </w:r>
      </w:hyperlink>
    </w:p>
    <w:p w14:paraId="6F317220" w14:textId="6D3B6BCE" w:rsidR="00042A0A" w:rsidRDefault="00042A0A" w:rsidP="00042A0A">
      <w:pPr>
        <w:spacing w:line="276" w:lineRule="auto"/>
        <w:jc w:val="center"/>
      </w:pPr>
    </w:p>
    <w:p w14:paraId="05D21132" w14:textId="743B96B0" w:rsidR="00042A0A" w:rsidRDefault="00042A0A" w:rsidP="00042A0A">
      <w:pPr>
        <w:spacing w:line="276" w:lineRule="auto"/>
      </w:pPr>
      <w:r w:rsidRPr="00042A0A">
        <w:t xml:space="preserve">Importante </w:t>
      </w:r>
      <w:proofErr w:type="gramStart"/>
      <w:r w:rsidR="004A1106">
        <w:t>señala</w:t>
      </w:r>
      <w:r w:rsidR="004A1106" w:rsidRPr="00042A0A">
        <w:t>r</w:t>
      </w:r>
      <w:proofErr w:type="gramEnd"/>
      <w:r w:rsidR="004A1106" w:rsidRPr="00042A0A">
        <w:t xml:space="preserve"> </w:t>
      </w:r>
      <w:r w:rsidRPr="00042A0A">
        <w:t xml:space="preserve">que se podrán desplegar varias </w:t>
      </w:r>
      <w:r w:rsidR="00637B52">
        <w:t>grillas</w:t>
      </w:r>
      <w:r w:rsidR="00637B52" w:rsidRPr="00042A0A">
        <w:t xml:space="preserve"> </w:t>
      </w:r>
      <w:r w:rsidRPr="00042A0A">
        <w:t xml:space="preserve">para cargar muestras en la medida de que se vaya haciendo </w:t>
      </w:r>
      <w:proofErr w:type="spellStart"/>
      <w:r w:rsidRPr="00042A0A">
        <w:t>click</w:t>
      </w:r>
      <w:proofErr w:type="spellEnd"/>
      <w:r w:rsidRPr="00042A0A">
        <w:t xml:space="preserve"> en la opción </w:t>
      </w:r>
      <w:r w:rsidR="00F46CB8">
        <w:t>“</w:t>
      </w:r>
      <w:r w:rsidRPr="00042A0A">
        <w:rPr>
          <w:b/>
          <w:bCs/>
        </w:rPr>
        <w:t>Crear Muestra</w:t>
      </w:r>
      <w:r w:rsidR="00F46CB8">
        <w:rPr>
          <w:b/>
          <w:bCs/>
        </w:rPr>
        <w:t>”</w:t>
      </w:r>
      <w:r w:rsidRPr="00042A0A">
        <w:t xml:space="preserve">. Una vez que se hace </w:t>
      </w:r>
      <w:proofErr w:type="spellStart"/>
      <w:proofErr w:type="gramStart"/>
      <w:r w:rsidRPr="00042A0A">
        <w:t>click</w:t>
      </w:r>
      <w:proofErr w:type="spellEnd"/>
      <w:proofErr w:type="gramEnd"/>
      <w:r w:rsidRPr="00042A0A">
        <w:t xml:space="preserve"> en una </w:t>
      </w:r>
      <w:r w:rsidR="00637B52">
        <w:t>grilla</w:t>
      </w:r>
      <w:r w:rsidR="007E2016">
        <w:t xml:space="preserve"> </w:t>
      </w:r>
      <w:r w:rsidRPr="00042A0A">
        <w:t>se podrá trabajar en ella e ingresar los datos requeridos</w:t>
      </w:r>
      <w:r w:rsidR="00637B52">
        <w:t xml:space="preserve"> para realizar un registro</w:t>
      </w:r>
      <w:r w:rsidRPr="00042A0A">
        <w:t>:</w:t>
      </w:r>
    </w:p>
    <w:p w14:paraId="67DBB9C5" w14:textId="1692FF70" w:rsidR="00042A0A" w:rsidRDefault="00042A0A" w:rsidP="00042A0A">
      <w:pPr>
        <w:spacing w:line="276" w:lineRule="auto"/>
        <w:jc w:val="center"/>
        <w:rPr>
          <w:rFonts w:asciiTheme="minorHAnsi" w:hAnsiTheme="minorHAnsi" w:cstheme="minorHAnsi"/>
          <w:bCs/>
          <w:i/>
          <w:iCs/>
          <w:sz w:val="18"/>
        </w:rPr>
      </w:pPr>
    </w:p>
    <w:p w14:paraId="6B74CA5D" w14:textId="4A9D7918" w:rsidR="00042A0A" w:rsidRDefault="00BE5E56" w:rsidP="00BE5E56">
      <w:pPr>
        <w:spacing w:line="276" w:lineRule="auto"/>
        <w:jc w:val="center"/>
        <w:rPr>
          <w:rFonts w:asciiTheme="minorHAnsi" w:hAnsiTheme="minorHAnsi" w:cstheme="minorHAnsi"/>
          <w:bCs/>
          <w:i/>
          <w:iCs/>
          <w:sz w:val="18"/>
        </w:rPr>
      </w:pPr>
      <w:r w:rsidRPr="00635E37">
        <w:rPr>
          <w:rFonts w:asciiTheme="minorHAnsi" w:hAnsiTheme="minorHAnsi" w:cstheme="minorHAnsi"/>
          <w:bCs/>
          <w:i/>
          <w:iCs/>
          <w:sz w:val="18"/>
        </w:rPr>
        <w:t xml:space="preserve">Figura </w:t>
      </w:r>
      <w:r>
        <w:rPr>
          <w:rFonts w:asciiTheme="minorHAnsi" w:hAnsiTheme="minorHAnsi" w:cstheme="minorHAnsi"/>
          <w:bCs/>
          <w:i/>
          <w:iCs/>
          <w:sz w:val="18"/>
        </w:rPr>
        <w:t>1</w:t>
      </w:r>
      <w:r w:rsidR="002B07CF">
        <w:rPr>
          <w:rFonts w:asciiTheme="minorHAnsi" w:hAnsiTheme="minorHAnsi" w:cstheme="minorHAnsi"/>
          <w:bCs/>
          <w:i/>
          <w:iCs/>
          <w:sz w:val="18"/>
        </w:rPr>
        <w:t>2</w:t>
      </w:r>
      <w:r w:rsidRPr="00635E37">
        <w:rPr>
          <w:rFonts w:asciiTheme="minorHAnsi" w:hAnsiTheme="minorHAnsi" w:cstheme="minorHAnsi"/>
          <w:bCs/>
          <w:i/>
          <w:iCs/>
          <w:sz w:val="18"/>
        </w:rPr>
        <w:t xml:space="preserve">: </w:t>
      </w:r>
      <w:r>
        <w:rPr>
          <w:rFonts w:asciiTheme="minorHAnsi" w:hAnsiTheme="minorHAnsi" w:cstheme="minorHAnsi"/>
          <w:bCs/>
          <w:i/>
          <w:iCs/>
          <w:sz w:val="18"/>
        </w:rPr>
        <w:t>Habilitación de formulario registro de datos</w:t>
      </w:r>
    </w:p>
    <w:p w14:paraId="05D67978" w14:textId="43FF93F7" w:rsidR="001417B1" w:rsidRDefault="00A55E35" w:rsidP="00BE5E56">
      <w:pPr>
        <w:spacing w:line="276" w:lineRule="auto"/>
        <w:jc w:val="center"/>
        <w:rPr>
          <w:bCs/>
          <w:i/>
          <w:iCs/>
        </w:rPr>
      </w:pPr>
      <w:r>
        <w:rPr>
          <w:bCs/>
          <w:i/>
          <w:iCs/>
          <w:noProof/>
        </w:rPr>
        <mc:AlternateContent>
          <mc:Choice Requires="wpg">
            <w:drawing>
              <wp:anchor distT="0" distB="0" distL="114300" distR="114300" simplePos="0" relativeHeight="251728901" behindDoc="0" locked="0" layoutInCell="1" allowOverlap="1" wp14:anchorId="3EDC422C" wp14:editId="5B3242EC">
                <wp:simplePos x="0" y="0"/>
                <wp:positionH relativeFrom="column">
                  <wp:posOffset>295121</wp:posOffset>
                </wp:positionH>
                <wp:positionV relativeFrom="paragraph">
                  <wp:posOffset>85090</wp:posOffset>
                </wp:positionV>
                <wp:extent cx="4852035" cy="2146935"/>
                <wp:effectExtent l="0" t="0" r="5715" b="5715"/>
                <wp:wrapNone/>
                <wp:docPr id="36" name="Grupo 36"/>
                <wp:cNvGraphicFramePr/>
                <a:graphic xmlns:a="http://schemas.openxmlformats.org/drawingml/2006/main">
                  <a:graphicData uri="http://schemas.microsoft.com/office/word/2010/wordprocessingGroup">
                    <wpg:wgp>
                      <wpg:cNvGrpSpPr/>
                      <wpg:grpSpPr>
                        <a:xfrm>
                          <a:off x="0" y="0"/>
                          <a:ext cx="4852035" cy="2146935"/>
                          <a:chOff x="0" y="0"/>
                          <a:chExt cx="4852035" cy="2146935"/>
                        </a:xfrm>
                      </wpg:grpSpPr>
                      <pic:pic xmlns:pic="http://schemas.openxmlformats.org/drawingml/2006/picture">
                        <pic:nvPicPr>
                          <pic:cNvPr id="11" name="Imagen 11"/>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52035" cy="2146935"/>
                          </a:xfrm>
                          <a:prstGeom prst="rect">
                            <a:avLst/>
                          </a:prstGeom>
                          <a:noFill/>
                          <a:ln>
                            <a:noFill/>
                          </a:ln>
                        </pic:spPr>
                      </pic:pic>
                      <wps:wsp>
                        <wps:cNvPr id="291" name="Conector recto de flecha 291"/>
                        <wps:cNvCnPr/>
                        <wps:spPr>
                          <a:xfrm flipH="1">
                            <a:off x="3119052" y="313038"/>
                            <a:ext cx="395785" cy="313671"/>
                          </a:xfrm>
                          <a:prstGeom prst="straightConnector1">
                            <a:avLst/>
                          </a:prstGeom>
                          <a:noFill/>
                          <a:ln w="6350" cap="flat" cmpd="sng" algn="ctr">
                            <a:solidFill>
                              <a:srgbClr val="FF0000"/>
                            </a:solidFill>
                            <a:prstDash val="solid"/>
                            <a:miter lim="800000"/>
                            <a:tailEnd type="triangle"/>
                          </a:ln>
                          <a:effectLst/>
                        </wps:spPr>
                        <wps:bodyPr/>
                      </wps:wsp>
                    </wpg:wgp>
                  </a:graphicData>
                </a:graphic>
              </wp:anchor>
            </w:drawing>
          </mc:Choice>
          <mc:Fallback>
            <w:pict>
              <v:group w14:anchorId="1A774D0C" id="Grupo 36" o:spid="_x0000_s1026" style="position:absolute;margin-left:23.25pt;margin-top:6.7pt;width:382.05pt;height:169.05pt;z-index:251728901" coordsize="48520,21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">
                <v:shape id="Imagen 11" o:spid="_x0000_s1027" type="#_x0000_t75" style="position:absolute;width:48520;height:21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">
                  <v:imagedata r:id="rId46" o:title=""/>
                </v:shape>
                <v:shape id="Conector recto de flecha 291" o:spid="_x0000_s1028" type="#_x0000_t32" style="position:absolute;left:31190;top:3130;width:3958;height:31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" strokecolor="red" strokeweight=".5pt">
                  <v:stroke endarrow="block" joinstyle="miter"/>
                </v:shape>
              </v:group>
            </w:pict>
          </mc:Fallback>
        </mc:AlternateContent>
      </w:r>
    </w:p>
    <w:p w14:paraId="28740E98" w14:textId="4A75C0D5" w:rsidR="001417B1" w:rsidRDefault="001417B1" w:rsidP="00BE5E56">
      <w:pPr>
        <w:spacing w:line="276" w:lineRule="auto"/>
        <w:jc w:val="center"/>
        <w:rPr>
          <w:bCs/>
          <w:i/>
          <w:iCs/>
        </w:rPr>
      </w:pPr>
    </w:p>
    <w:p w14:paraId="554A2ED7" w14:textId="0AF5F1D5" w:rsidR="001417B1" w:rsidRDefault="003D6773" w:rsidP="001417B1">
      <w:pPr>
        <w:spacing w:line="276" w:lineRule="auto"/>
        <w:jc w:val="center"/>
        <w:rPr>
          <w:rFonts w:asciiTheme="minorHAnsi" w:hAnsiTheme="minorHAnsi" w:cstheme="minorHAnsi"/>
          <w:iCs/>
          <w:sz w:val="18"/>
        </w:rPr>
      </w:pPr>
      <w:r>
        <w:rPr>
          <w:noProof/>
          <w:lang w:eastAsia="es-CL"/>
        </w:rPr>
        <mc:AlternateContent>
          <mc:Choice Requires="wps">
            <w:drawing>
              <wp:anchor distT="0" distB="0" distL="114300" distR="114300" simplePos="0" relativeHeight="251686917" behindDoc="0" locked="0" layoutInCell="1" allowOverlap="1" wp14:anchorId="3EFE7210" wp14:editId="323E4116">
                <wp:simplePos x="0" y="0"/>
                <wp:positionH relativeFrom="page">
                  <wp:posOffset>4296753</wp:posOffset>
                </wp:positionH>
                <wp:positionV relativeFrom="paragraph">
                  <wp:posOffset>266013</wp:posOffset>
                </wp:positionV>
                <wp:extent cx="464024" cy="423081"/>
                <wp:effectExtent l="38100" t="0" r="31750" b="53340"/>
                <wp:wrapNone/>
                <wp:docPr id="37" name="Conector recto de flecha 37"/>
                <wp:cNvGraphicFramePr/>
                <a:graphic xmlns:a="http://schemas.openxmlformats.org/drawingml/2006/main">
                  <a:graphicData uri="http://schemas.microsoft.com/office/word/2010/wordprocessingShape">
                    <wps:wsp>
                      <wps:cNvCnPr/>
                      <wps:spPr>
                        <a:xfrm flipH="1">
                          <a:off x="0" y="0"/>
                          <a:ext cx="464024" cy="42308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737D53" id="Conector recto de flecha 37" o:spid="_x0000_s1026" type="#_x0000_t32" style="position:absolute;margin-left:338.35pt;margin-top:20.95pt;width:36.55pt;height:33.3pt;flip:x;z-index:25168691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" strokecolor="red" strokeweight=".5pt">
                <v:stroke endarrow="block" joinstyle="miter"/>
                <w10:wrap anchorx="page"/>
              </v:shape>
            </w:pict>
          </mc:Fallback>
        </mc:AlternateContent>
      </w:r>
      <w:r w:rsidR="00CE2C2B">
        <w:rPr>
          <w:rFonts w:asciiTheme="minorHAnsi" w:hAnsiTheme="minorHAnsi" w:cstheme="minorHAnsi"/>
          <w:iCs/>
          <w:sz w:val="18"/>
        </w:rPr>
        <w:t xml:space="preserve"> </w:t>
      </w:r>
      <w:commentRangeStart w:id="18"/>
      <w:commentRangeEnd w:id="18"/>
      <w:r w:rsidR="00BE670B">
        <w:rPr>
          <w:rStyle w:val="Refdecomentario"/>
        </w:rPr>
        <w:commentReference w:id="18"/>
      </w:r>
      <w:r w:rsidR="00042A0A" w:rsidRPr="00042A0A">
        <w:rPr>
          <w:rFonts w:asciiTheme="minorHAnsi" w:hAnsiTheme="minorHAnsi" w:cstheme="minorHAnsi"/>
          <w:iCs/>
          <w:sz w:val="18"/>
        </w:rPr>
        <w:t xml:space="preserve"> </w:t>
      </w:r>
    </w:p>
    <w:p w14:paraId="5EE2A82E" w14:textId="04CB6A79" w:rsidR="001417B1" w:rsidRDefault="001417B1" w:rsidP="001417B1">
      <w:pPr>
        <w:spacing w:line="276" w:lineRule="auto"/>
        <w:jc w:val="center"/>
        <w:rPr>
          <w:rFonts w:asciiTheme="minorHAnsi" w:hAnsiTheme="minorHAnsi" w:cstheme="minorHAnsi"/>
          <w:iCs/>
          <w:sz w:val="18"/>
        </w:rPr>
      </w:pPr>
    </w:p>
    <w:p w14:paraId="108E551B" w14:textId="77777777" w:rsidR="001417B1" w:rsidRDefault="001417B1" w:rsidP="001417B1">
      <w:pPr>
        <w:spacing w:line="276" w:lineRule="auto"/>
        <w:jc w:val="center"/>
        <w:rPr>
          <w:rFonts w:asciiTheme="minorHAnsi" w:hAnsiTheme="minorHAnsi" w:cstheme="minorHAnsi"/>
          <w:iCs/>
          <w:sz w:val="18"/>
        </w:rPr>
      </w:pPr>
    </w:p>
    <w:p w14:paraId="76C387AF" w14:textId="77777777" w:rsidR="001417B1" w:rsidRDefault="001417B1" w:rsidP="001417B1">
      <w:pPr>
        <w:spacing w:line="276" w:lineRule="auto"/>
        <w:jc w:val="center"/>
        <w:rPr>
          <w:rFonts w:asciiTheme="minorHAnsi" w:hAnsiTheme="minorHAnsi" w:cstheme="minorHAnsi"/>
          <w:iCs/>
          <w:sz w:val="18"/>
        </w:rPr>
      </w:pPr>
    </w:p>
    <w:p w14:paraId="517C860C" w14:textId="16BBF5DE" w:rsidR="001417B1" w:rsidRDefault="001417B1" w:rsidP="001417B1">
      <w:pPr>
        <w:spacing w:line="276" w:lineRule="auto"/>
        <w:jc w:val="center"/>
        <w:rPr>
          <w:rFonts w:asciiTheme="minorHAnsi" w:hAnsiTheme="minorHAnsi" w:cstheme="minorHAnsi"/>
          <w:iCs/>
          <w:sz w:val="18"/>
        </w:rPr>
      </w:pPr>
    </w:p>
    <w:p w14:paraId="44D06941" w14:textId="0B5D5A10" w:rsidR="001417B1" w:rsidRDefault="001417B1" w:rsidP="001417B1">
      <w:pPr>
        <w:spacing w:line="276" w:lineRule="auto"/>
        <w:jc w:val="center"/>
        <w:rPr>
          <w:rFonts w:asciiTheme="minorHAnsi" w:hAnsiTheme="minorHAnsi" w:cstheme="minorHAnsi"/>
          <w:iCs/>
          <w:sz w:val="18"/>
        </w:rPr>
      </w:pPr>
    </w:p>
    <w:p w14:paraId="50E2A5DE" w14:textId="77777777" w:rsidR="001417B1" w:rsidRDefault="001417B1" w:rsidP="001417B1">
      <w:pPr>
        <w:spacing w:line="276" w:lineRule="auto"/>
        <w:jc w:val="center"/>
        <w:rPr>
          <w:rFonts w:asciiTheme="minorHAnsi" w:hAnsiTheme="minorHAnsi" w:cstheme="minorHAnsi"/>
          <w:iCs/>
          <w:sz w:val="18"/>
        </w:rPr>
      </w:pPr>
    </w:p>
    <w:p w14:paraId="692D7EF3" w14:textId="3FE87F07" w:rsidR="001417B1" w:rsidRDefault="001417B1" w:rsidP="001417B1">
      <w:pPr>
        <w:spacing w:line="276" w:lineRule="auto"/>
        <w:jc w:val="center"/>
        <w:rPr>
          <w:rFonts w:asciiTheme="minorHAnsi" w:hAnsiTheme="minorHAnsi" w:cstheme="minorHAnsi"/>
          <w:iCs/>
          <w:sz w:val="18"/>
        </w:rPr>
      </w:pPr>
    </w:p>
    <w:p w14:paraId="215E18A2" w14:textId="77777777" w:rsidR="001417B1" w:rsidRDefault="001417B1" w:rsidP="001417B1">
      <w:pPr>
        <w:spacing w:line="276" w:lineRule="auto"/>
        <w:jc w:val="center"/>
        <w:rPr>
          <w:rFonts w:asciiTheme="minorHAnsi" w:hAnsiTheme="minorHAnsi" w:cstheme="minorHAnsi"/>
          <w:iCs/>
          <w:sz w:val="18"/>
        </w:rPr>
      </w:pPr>
    </w:p>
    <w:p w14:paraId="192651AD" w14:textId="77777777" w:rsidR="001417B1" w:rsidRDefault="001417B1" w:rsidP="001417B1">
      <w:pPr>
        <w:spacing w:line="276" w:lineRule="auto"/>
        <w:jc w:val="center"/>
        <w:rPr>
          <w:rFonts w:asciiTheme="minorHAnsi" w:hAnsiTheme="minorHAnsi" w:cstheme="minorHAnsi"/>
          <w:iCs/>
          <w:sz w:val="18"/>
        </w:rPr>
      </w:pPr>
    </w:p>
    <w:p w14:paraId="6E68B0BC" w14:textId="609B1005" w:rsidR="001417B1" w:rsidRDefault="001417B1" w:rsidP="001417B1">
      <w:pPr>
        <w:spacing w:line="276" w:lineRule="auto"/>
        <w:jc w:val="center"/>
        <w:rPr>
          <w:rFonts w:asciiTheme="minorHAnsi" w:hAnsiTheme="minorHAnsi" w:cstheme="minorHAnsi"/>
          <w:iCs/>
          <w:sz w:val="18"/>
        </w:rPr>
      </w:pPr>
    </w:p>
    <w:p w14:paraId="37C2738C" w14:textId="77777777" w:rsidR="00A55E35" w:rsidRDefault="00A55E35" w:rsidP="001417B1">
      <w:pPr>
        <w:spacing w:line="276" w:lineRule="auto"/>
        <w:jc w:val="center"/>
        <w:rPr>
          <w:rFonts w:asciiTheme="minorHAnsi" w:hAnsiTheme="minorHAnsi" w:cstheme="minorHAnsi"/>
          <w:iCs/>
          <w:sz w:val="18"/>
        </w:rPr>
      </w:pPr>
    </w:p>
    <w:p w14:paraId="40027767" w14:textId="309D5F52" w:rsidR="00042A0A" w:rsidRPr="00BC7212" w:rsidRDefault="00042A0A" w:rsidP="001417B1">
      <w:pPr>
        <w:spacing w:line="276" w:lineRule="auto"/>
        <w:jc w:val="center"/>
        <w:rPr>
          <w:rFonts w:asciiTheme="minorHAnsi" w:hAnsiTheme="minorHAnsi" w:cstheme="minorHAnsi"/>
          <w:sz w:val="18"/>
        </w:rPr>
      </w:pPr>
      <w:r w:rsidRPr="00916D4E">
        <w:rPr>
          <w:rFonts w:asciiTheme="minorHAnsi" w:hAnsiTheme="minorHAnsi" w:cstheme="minorHAnsi"/>
          <w:iCs/>
          <w:sz w:val="18"/>
        </w:rPr>
        <w:t xml:space="preserve">Fuente: </w:t>
      </w:r>
      <w:r w:rsidRPr="008A2C7F">
        <w:rPr>
          <w:rFonts w:asciiTheme="minorHAnsi" w:hAnsiTheme="minorHAnsi" w:cstheme="minorHAnsi"/>
          <w:sz w:val="18"/>
        </w:rPr>
        <w:t xml:space="preserve">Plataforma Nacional de Toma de Muestras </w:t>
      </w:r>
      <w:hyperlink r:id="rId47" w:history="1">
        <w:r w:rsidRPr="008A2C7F">
          <w:rPr>
            <w:rStyle w:val="Hipervnculo"/>
            <w:rFonts w:asciiTheme="minorHAnsi" w:hAnsiTheme="minorHAnsi" w:cstheme="minorHAnsi"/>
            <w:sz w:val="18"/>
          </w:rPr>
          <w:t>https://tomademuestras.minsal.cl</w:t>
        </w:r>
      </w:hyperlink>
    </w:p>
    <w:p w14:paraId="76B92E2D" w14:textId="2282D03D" w:rsidR="00042A0A" w:rsidRDefault="00745EEA" w:rsidP="00B84E94">
      <w:pPr>
        <w:pStyle w:val="Ttulo3"/>
      </w:pPr>
      <w:bookmarkStart w:id="19" w:name="_Toc103776563"/>
      <w:r>
        <w:lastRenderedPageBreak/>
        <w:t>2.3.1 Registro de d</w:t>
      </w:r>
      <w:r w:rsidR="00042A0A">
        <w:t>atos del profesional que registra la toma de muestra</w:t>
      </w:r>
      <w:bookmarkEnd w:id="19"/>
    </w:p>
    <w:p w14:paraId="3992C8AE" w14:textId="42C22BEE" w:rsidR="00BE5E56" w:rsidRDefault="00BE5E56" w:rsidP="00BE5E56"/>
    <w:p w14:paraId="4FB68695" w14:textId="381A2A24" w:rsidR="00BE5E56" w:rsidRDefault="00BE5E56" w:rsidP="00BE5E56">
      <w:pPr>
        <w:spacing w:line="276" w:lineRule="auto"/>
      </w:pPr>
      <w:r w:rsidRPr="00BE5E56">
        <w:t>A</w:t>
      </w:r>
      <w:r w:rsidR="00AC00B8">
        <w:t xml:space="preserve">l </w:t>
      </w:r>
      <w:r w:rsidR="00B00E85">
        <w:t xml:space="preserve">hacer </w:t>
      </w:r>
      <w:proofErr w:type="spellStart"/>
      <w:r w:rsidR="00B00E85">
        <w:t>click</w:t>
      </w:r>
      <w:commentRangeStart w:id="20"/>
      <w:proofErr w:type="spellEnd"/>
      <w:r w:rsidR="00AC00B8">
        <w:t xml:space="preserve"> </w:t>
      </w:r>
      <w:commentRangeEnd w:id="20"/>
      <w:r w:rsidR="006E7052">
        <w:rPr>
          <w:rStyle w:val="Refdecomentario"/>
        </w:rPr>
        <w:commentReference w:id="20"/>
      </w:r>
      <w:r w:rsidR="00AC00B8">
        <w:t>en la muestra</w:t>
      </w:r>
      <w:r w:rsidRPr="00BE5E56">
        <w:t xml:space="preserve"> se desplegarán los datos del profesional que está registrando la solicitud. En caso de que el profesional trabaje en más de un</w:t>
      </w:r>
      <w:r w:rsidRPr="00BE5E56">
        <w:rPr>
          <w:b/>
          <w:bCs/>
        </w:rPr>
        <w:t xml:space="preserve"> Establecimiento</w:t>
      </w:r>
      <w:r w:rsidRPr="00BE5E56">
        <w:t xml:space="preserve"> debe indicar desde cuál de estos está realizando el procedimiento. </w:t>
      </w:r>
    </w:p>
    <w:p w14:paraId="015FE804" w14:textId="486942E2" w:rsidR="00BE5E56" w:rsidRDefault="00BE670B" w:rsidP="00BE5E56">
      <w:pPr>
        <w:spacing w:line="276" w:lineRule="auto"/>
      </w:pPr>
      <w:r>
        <w:rPr>
          <w:noProof/>
        </w:rPr>
        <mc:AlternateContent>
          <mc:Choice Requires="wps">
            <w:drawing>
              <wp:anchor distT="0" distB="0" distL="114300" distR="114300" simplePos="0" relativeHeight="251719685" behindDoc="0" locked="0" layoutInCell="1" allowOverlap="1" wp14:anchorId="11BD1C02" wp14:editId="1953AB4E">
                <wp:simplePos x="0" y="0"/>
                <wp:positionH relativeFrom="column">
                  <wp:posOffset>-2275205</wp:posOffset>
                </wp:positionH>
                <wp:positionV relativeFrom="paragraph">
                  <wp:posOffset>59690</wp:posOffset>
                </wp:positionV>
                <wp:extent cx="291465" cy="83820"/>
                <wp:effectExtent l="0" t="0" r="13335" b="11430"/>
                <wp:wrapNone/>
                <wp:docPr id="3" name="Rectángulo 3"/>
                <wp:cNvGraphicFramePr/>
                <a:graphic xmlns:a="http://schemas.openxmlformats.org/drawingml/2006/main">
                  <a:graphicData uri="http://schemas.microsoft.com/office/word/2010/wordprocessingShape">
                    <wps:wsp>
                      <wps:cNvSpPr/>
                      <wps:spPr>
                        <a:xfrm>
                          <a:off x="0" y="0"/>
                          <a:ext cx="291465" cy="838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6101C5" w14:textId="144C0321" w:rsidR="00BE670B" w:rsidRDefault="00BE670B" w:rsidP="00A947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BD1C02" id="Rectángulo 3" o:spid="_x0000_s1026" style="position:absolute;left:0;text-align:left;margin-left:-179.15pt;margin-top:4.7pt;width:22.95pt;height:6.6pt;z-index:25171968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" fillcolor="white [3212]" strokecolor="white [3212]" strokeweight="1pt">
                <v:textbox>
                  <w:txbxContent>
                    <w:p w14:paraId="1B6101C5" w14:textId="144C0321" w:rsidR="00BE670B" w:rsidRDefault="00BE670B" w:rsidP="00A947B7">
                      <w:pPr>
                        <w:jc w:val="center"/>
                      </w:pPr>
                    </w:p>
                  </w:txbxContent>
                </v:textbox>
              </v:rect>
            </w:pict>
          </mc:Fallback>
        </mc:AlternateContent>
      </w:r>
    </w:p>
    <w:p w14:paraId="1FCFECEF" w14:textId="28640F84" w:rsidR="00BE5E56" w:rsidRPr="00BE5E56" w:rsidRDefault="00BE5E56" w:rsidP="00BE5E56">
      <w:pPr>
        <w:spacing w:line="276" w:lineRule="auto"/>
        <w:jc w:val="center"/>
        <w:rPr>
          <w:bCs/>
          <w:i/>
          <w:iCs/>
        </w:rPr>
      </w:pPr>
      <w:r w:rsidRPr="00635E37">
        <w:rPr>
          <w:rFonts w:asciiTheme="minorHAnsi" w:hAnsiTheme="minorHAnsi" w:cstheme="minorHAnsi"/>
          <w:bCs/>
          <w:i/>
          <w:iCs/>
          <w:sz w:val="18"/>
        </w:rPr>
        <w:t xml:space="preserve">Figura </w:t>
      </w:r>
      <w:r>
        <w:rPr>
          <w:rFonts w:asciiTheme="minorHAnsi" w:hAnsiTheme="minorHAnsi" w:cstheme="minorHAnsi"/>
          <w:bCs/>
          <w:i/>
          <w:iCs/>
          <w:sz w:val="18"/>
        </w:rPr>
        <w:t>1</w:t>
      </w:r>
      <w:r w:rsidR="002B07CF">
        <w:rPr>
          <w:rFonts w:asciiTheme="minorHAnsi" w:hAnsiTheme="minorHAnsi" w:cstheme="minorHAnsi"/>
          <w:bCs/>
          <w:i/>
          <w:iCs/>
          <w:sz w:val="18"/>
        </w:rPr>
        <w:t>3</w:t>
      </w:r>
      <w:r w:rsidRPr="00635E37">
        <w:rPr>
          <w:rFonts w:asciiTheme="minorHAnsi" w:hAnsiTheme="minorHAnsi" w:cstheme="minorHAnsi"/>
          <w:bCs/>
          <w:i/>
          <w:iCs/>
          <w:sz w:val="18"/>
        </w:rPr>
        <w:t xml:space="preserve">: </w:t>
      </w:r>
      <w:r>
        <w:rPr>
          <w:rFonts w:asciiTheme="minorHAnsi" w:hAnsiTheme="minorHAnsi" w:cstheme="minorHAnsi"/>
          <w:bCs/>
          <w:i/>
          <w:iCs/>
          <w:sz w:val="18"/>
        </w:rPr>
        <w:t>Ingreso de datos de registro profesional</w:t>
      </w:r>
    </w:p>
    <w:p w14:paraId="62A302FA" w14:textId="7342DB11" w:rsidR="00BE5E56" w:rsidRPr="00BE5E56" w:rsidRDefault="00A27BF7" w:rsidP="00A947B7">
      <w:pPr>
        <w:spacing w:line="276" w:lineRule="auto"/>
        <w:jc w:val="center"/>
      </w:pPr>
      <w:r>
        <w:rPr>
          <w:noProof/>
        </w:rPr>
        <w:drawing>
          <wp:inline distT="0" distB="0" distL="0" distR="0" wp14:anchorId="456BF6A4" wp14:editId="39DF9FA9">
            <wp:extent cx="5612130" cy="2315845"/>
            <wp:effectExtent l="0" t="0" r="762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12130" cy="2315845"/>
                    </a:xfrm>
                    <a:prstGeom prst="rect">
                      <a:avLst/>
                    </a:prstGeom>
                    <a:noFill/>
                    <a:ln>
                      <a:noFill/>
                    </a:ln>
                  </pic:spPr>
                </pic:pic>
              </a:graphicData>
            </a:graphic>
          </wp:inline>
        </w:drawing>
      </w:r>
      <w:commentRangeStart w:id="21"/>
      <w:commentRangeEnd w:id="21"/>
      <w:r w:rsidR="00BE670B">
        <w:rPr>
          <w:rStyle w:val="Refdecomentario"/>
        </w:rPr>
        <w:commentReference w:id="21"/>
      </w:r>
    </w:p>
    <w:p w14:paraId="5F32B789" w14:textId="5F6F8621" w:rsidR="00BE5E56" w:rsidRDefault="00BE5E56" w:rsidP="00BE5E56">
      <w:pPr>
        <w:jc w:val="center"/>
        <w:rPr>
          <w:rFonts w:asciiTheme="minorHAnsi" w:hAnsiTheme="minorHAnsi" w:cstheme="minorHAnsi"/>
          <w:sz w:val="18"/>
        </w:rPr>
      </w:pPr>
      <w:r w:rsidRPr="00916D4E">
        <w:rPr>
          <w:rFonts w:asciiTheme="minorHAnsi" w:hAnsiTheme="minorHAnsi" w:cstheme="minorHAnsi"/>
          <w:iCs/>
          <w:sz w:val="18"/>
        </w:rPr>
        <w:t xml:space="preserve">Fuente: </w:t>
      </w:r>
      <w:r w:rsidRPr="008A2C7F">
        <w:rPr>
          <w:rFonts w:asciiTheme="minorHAnsi" w:hAnsiTheme="minorHAnsi" w:cstheme="minorHAnsi"/>
          <w:sz w:val="18"/>
        </w:rPr>
        <w:t xml:space="preserve">Plataforma Nacional de Toma de Muestras </w:t>
      </w:r>
      <w:hyperlink r:id="rId49" w:history="1">
        <w:r w:rsidRPr="008A2C7F">
          <w:rPr>
            <w:rStyle w:val="Hipervnculo"/>
            <w:rFonts w:asciiTheme="minorHAnsi" w:hAnsiTheme="minorHAnsi" w:cstheme="minorHAnsi"/>
            <w:sz w:val="18"/>
          </w:rPr>
          <w:t>https://tomademuestras.minsal.cl</w:t>
        </w:r>
      </w:hyperlink>
    </w:p>
    <w:p w14:paraId="2127130D" w14:textId="587CA955" w:rsidR="00BE5E56" w:rsidRDefault="00BE5E56" w:rsidP="00BE5E56">
      <w:pPr>
        <w:jc w:val="center"/>
        <w:rPr>
          <w:rFonts w:asciiTheme="minorHAnsi" w:hAnsiTheme="minorHAnsi" w:cstheme="minorHAnsi"/>
          <w:sz w:val="18"/>
        </w:rPr>
      </w:pPr>
    </w:p>
    <w:p w14:paraId="417912B9" w14:textId="2F5E1472" w:rsidR="00BE5E56" w:rsidRDefault="00BE5E56" w:rsidP="00BE5E56">
      <w:pPr>
        <w:jc w:val="center"/>
        <w:rPr>
          <w:rFonts w:asciiTheme="minorHAnsi" w:hAnsiTheme="minorHAnsi" w:cstheme="minorHAnsi"/>
          <w:sz w:val="18"/>
        </w:rPr>
      </w:pPr>
    </w:p>
    <w:p w14:paraId="31E3E714" w14:textId="148FA159" w:rsidR="00BE5E56" w:rsidRDefault="00BE5E56" w:rsidP="00BE5E56">
      <w:pPr>
        <w:jc w:val="center"/>
        <w:rPr>
          <w:rFonts w:asciiTheme="minorHAnsi" w:hAnsiTheme="minorHAnsi" w:cstheme="minorHAnsi"/>
          <w:sz w:val="18"/>
        </w:rPr>
      </w:pPr>
    </w:p>
    <w:p w14:paraId="108B4DDC" w14:textId="4E45977C" w:rsidR="00745EEA" w:rsidRDefault="00745EEA" w:rsidP="00B84E94">
      <w:pPr>
        <w:pStyle w:val="Ttulo3"/>
      </w:pPr>
      <w:bookmarkStart w:id="22" w:name="_Toc103776564"/>
      <w:r>
        <w:t>2.3.2 Registro de datos del profesional médico que realiza la solicitud de toma de muestra</w:t>
      </w:r>
      <w:bookmarkEnd w:id="22"/>
    </w:p>
    <w:p w14:paraId="5ED155B9" w14:textId="77777777" w:rsidR="00BE5E56" w:rsidRPr="00BE5E56" w:rsidRDefault="00BE5E56" w:rsidP="00BE5E56"/>
    <w:p w14:paraId="7F650D38" w14:textId="15C2FE95" w:rsidR="00BE5E56" w:rsidRDefault="00BE5E56" w:rsidP="00BE5E56">
      <w:pPr>
        <w:spacing w:line="276" w:lineRule="auto"/>
      </w:pPr>
      <w:r w:rsidRPr="00BE5E56">
        <w:t xml:space="preserve">Se deber registrar el </w:t>
      </w:r>
      <w:r w:rsidRPr="00BE5E56">
        <w:rPr>
          <w:b/>
          <w:bCs/>
        </w:rPr>
        <w:t>Run médico que realiza la solicitud de toma de muestra,</w:t>
      </w:r>
      <w:r w:rsidRPr="00BE5E56">
        <w:t xml:space="preserve"> la cual debe ser ingresado sin punto, pero debe incluir guion y el dígito verificador.</w:t>
      </w:r>
    </w:p>
    <w:p w14:paraId="74AD5518" w14:textId="5E474385" w:rsidR="00BE5E56" w:rsidRDefault="00BE5E56" w:rsidP="00BE5E56">
      <w:pPr>
        <w:spacing w:line="276" w:lineRule="auto"/>
      </w:pPr>
    </w:p>
    <w:p w14:paraId="1D7C22F8" w14:textId="6746C970" w:rsidR="00BE5E56" w:rsidRPr="00BE5E56" w:rsidRDefault="00BE5E56" w:rsidP="00BE5E56">
      <w:pPr>
        <w:spacing w:line="276" w:lineRule="auto"/>
        <w:jc w:val="center"/>
        <w:rPr>
          <w:bCs/>
          <w:i/>
          <w:iCs/>
        </w:rPr>
      </w:pPr>
      <w:r w:rsidRPr="00635E37">
        <w:rPr>
          <w:rFonts w:asciiTheme="minorHAnsi" w:hAnsiTheme="minorHAnsi" w:cstheme="minorHAnsi"/>
          <w:bCs/>
          <w:i/>
          <w:iCs/>
          <w:sz w:val="18"/>
        </w:rPr>
        <w:t xml:space="preserve">Figura </w:t>
      </w:r>
      <w:r>
        <w:rPr>
          <w:rFonts w:asciiTheme="minorHAnsi" w:hAnsiTheme="minorHAnsi" w:cstheme="minorHAnsi"/>
          <w:bCs/>
          <w:i/>
          <w:iCs/>
          <w:sz w:val="18"/>
        </w:rPr>
        <w:t>1</w:t>
      </w:r>
      <w:r w:rsidR="002B07CF">
        <w:rPr>
          <w:rFonts w:asciiTheme="minorHAnsi" w:hAnsiTheme="minorHAnsi" w:cstheme="minorHAnsi"/>
          <w:bCs/>
          <w:i/>
          <w:iCs/>
          <w:sz w:val="18"/>
        </w:rPr>
        <w:t>4</w:t>
      </w:r>
      <w:r w:rsidRPr="00635E37">
        <w:rPr>
          <w:rFonts w:asciiTheme="minorHAnsi" w:hAnsiTheme="minorHAnsi" w:cstheme="minorHAnsi"/>
          <w:bCs/>
          <w:i/>
          <w:iCs/>
          <w:sz w:val="18"/>
        </w:rPr>
        <w:t xml:space="preserve">: </w:t>
      </w:r>
      <w:r>
        <w:rPr>
          <w:rFonts w:asciiTheme="minorHAnsi" w:hAnsiTheme="minorHAnsi" w:cstheme="minorHAnsi"/>
          <w:bCs/>
          <w:i/>
          <w:iCs/>
          <w:sz w:val="18"/>
        </w:rPr>
        <w:t xml:space="preserve">Ingreso de datos de médico </w:t>
      </w:r>
      <w:r w:rsidR="00544AB7">
        <w:rPr>
          <w:rFonts w:asciiTheme="minorHAnsi" w:hAnsiTheme="minorHAnsi" w:cstheme="minorHAnsi"/>
          <w:bCs/>
          <w:i/>
          <w:iCs/>
          <w:sz w:val="18"/>
        </w:rPr>
        <w:t>solicitante</w:t>
      </w:r>
    </w:p>
    <w:p w14:paraId="62B90EDC" w14:textId="472CFECD" w:rsidR="00BE5E56" w:rsidRDefault="00A55E35" w:rsidP="00BE5E56">
      <w:pPr>
        <w:spacing w:line="276" w:lineRule="auto"/>
        <w:jc w:val="center"/>
        <w:rPr>
          <w:noProof/>
          <w:lang w:eastAsia="es-CL"/>
        </w:rPr>
      </w:pPr>
      <w:r>
        <w:rPr>
          <w:rFonts w:asciiTheme="minorHAnsi" w:hAnsiTheme="minorHAnsi" w:cstheme="minorHAnsi"/>
          <w:bCs/>
          <w:i/>
          <w:iCs/>
          <w:noProof/>
          <w:sz w:val="18"/>
        </w:rPr>
        <mc:AlternateContent>
          <mc:Choice Requires="wpg">
            <w:drawing>
              <wp:anchor distT="0" distB="0" distL="114300" distR="114300" simplePos="0" relativeHeight="251692037" behindDoc="0" locked="0" layoutInCell="1" allowOverlap="1" wp14:anchorId="23282FE6" wp14:editId="52FCE571">
                <wp:simplePos x="0" y="0"/>
                <wp:positionH relativeFrom="margin">
                  <wp:posOffset>15909</wp:posOffset>
                </wp:positionH>
                <wp:positionV relativeFrom="paragraph">
                  <wp:posOffset>87081</wp:posOffset>
                </wp:positionV>
                <wp:extent cx="5610225" cy="1563370"/>
                <wp:effectExtent l="0" t="0" r="9525" b="0"/>
                <wp:wrapNone/>
                <wp:docPr id="43" name="Grupo 43"/>
                <wp:cNvGraphicFramePr/>
                <a:graphic xmlns:a="http://schemas.openxmlformats.org/drawingml/2006/main">
                  <a:graphicData uri="http://schemas.microsoft.com/office/word/2010/wordprocessingGroup">
                    <wpg:wgp>
                      <wpg:cNvGrpSpPr/>
                      <wpg:grpSpPr>
                        <a:xfrm>
                          <a:off x="0" y="0"/>
                          <a:ext cx="5610225" cy="1563370"/>
                          <a:chOff x="0" y="0"/>
                          <a:chExt cx="5610225" cy="1563370"/>
                        </a:xfrm>
                      </wpg:grpSpPr>
                      <pic:pic xmlns:pic="http://schemas.openxmlformats.org/drawingml/2006/picture">
                        <pic:nvPicPr>
                          <pic:cNvPr id="14" name="Imagen 14"/>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10225" cy="1563370"/>
                          </a:xfrm>
                          <a:prstGeom prst="rect">
                            <a:avLst/>
                          </a:prstGeom>
                          <a:noFill/>
                          <a:ln>
                            <a:noFill/>
                          </a:ln>
                        </pic:spPr>
                      </pic:pic>
                      <wps:wsp>
                        <wps:cNvPr id="248" name="Conector recto de flecha 248"/>
                        <wps:cNvCnPr/>
                        <wps:spPr>
                          <a:xfrm flipH="1">
                            <a:off x="3220994" y="807308"/>
                            <a:ext cx="232410" cy="147320"/>
                          </a:xfrm>
                          <a:prstGeom prst="straightConnector1">
                            <a:avLst/>
                          </a:prstGeom>
                          <a:noFill/>
                          <a:ln w="9525" cap="flat" cmpd="sng">
                            <a:solidFill>
                              <a:srgbClr val="FF0000"/>
                            </a:solidFill>
                            <a:prstDash val="solid"/>
                            <a:miter lim="800000"/>
                            <a:headEnd type="none" w="sm" len="sm"/>
                            <a:tailEnd type="triangle" w="med" len="med"/>
                          </a:ln>
                        </wps:spPr>
                        <wps:bodyPr/>
                      </wps:wsp>
                    </wpg:wgp>
                  </a:graphicData>
                </a:graphic>
              </wp:anchor>
            </w:drawing>
          </mc:Choice>
          <mc:Fallback>
            <w:pict>
              <v:group w14:anchorId="7E38F01E" id="Grupo 43" o:spid="_x0000_s1026" style="position:absolute;margin-left:1.25pt;margin-top:6.85pt;width:441.75pt;height:123.1pt;z-index:251692037;mso-position-horizontal-relative:margin" coordsize="56102,15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">
                <v:shape id="Imagen 14" o:spid="_x0000_s1027" type="#_x0000_t75" style="position:absolute;width:56102;height:15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">
                  <v:imagedata r:id="rId51" o:title=""/>
                </v:shape>
                <v:shape id="Conector recto de flecha 248" o:spid="_x0000_s1028" type="#_x0000_t32" style="position:absolute;left:32209;top:8073;width:2325;height:14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" strokecolor="red">
                  <v:stroke startarrowwidth="narrow" startarrowlength="short" endarrow="block" joinstyle="miter"/>
                </v:shape>
                <w10:wrap anchorx="margin"/>
              </v:group>
            </w:pict>
          </mc:Fallback>
        </mc:AlternateContent>
      </w:r>
      <w:commentRangeStart w:id="23"/>
      <w:commentRangeEnd w:id="23"/>
      <w:r w:rsidR="00BE670B">
        <w:rPr>
          <w:rStyle w:val="Refdecomentario"/>
        </w:rPr>
        <w:commentReference w:id="23"/>
      </w:r>
    </w:p>
    <w:p w14:paraId="38A4B878" w14:textId="77777777" w:rsidR="00A55E35" w:rsidRDefault="00A55E35" w:rsidP="00BE5E56">
      <w:pPr>
        <w:spacing w:line="276" w:lineRule="auto"/>
        <w:jc w:val="center"/>
        <w:rPr>
          <w:rFonts w:asciiTheme="minorHAnsi" w:hAnsiTheme="minorHAnsi" w:cstheme="minorHAnsi"/>
          <w:bCs/>
          <w:i/>
          <w:iCs/>
          <w:noProof/>
          <w:sz w:val="18"/>
        </w:rPr>
      </w:pPr>
    </w:p>
    <w:p w14:paraId="515D067D" w14:textId="0BAEACEF" w:rsidR="00A55E35" w:rsidRDefault="00A55E35" w:rsidP="00BE5E56">
      <w:pPr>
        <w:spacing w:line="276" w:lineRule="auto"/>
        <w:jc w:val="center"/>
        <w:rPr>
          <w:noProof/>
          <w:lang w:eastAsia="es-CL"/>
        </w:rPr>
      </w:pPr>
    </w:p>
    <w:p w14:paraId="17AA87E4" w14:textId="4BE57F89" w:rsidR="00A55E35" w:rsidRDefault="00A55E35" w:rsidP="00BE5E56">
      <w:pPr>
        <w:spacing w:line="276" w:lineRule="auto"/>
        <w:jc w:val="center"/>
        <w:rPr>
          <w:noProof/>
          <w:lang w:eastAsia="es-CL"/>
        </w:rPr>
      </w:pPr>
    </w:p>
    <w:p w14:paraId="3E5A8E80" w14:textId="5E4E4167" w:rsidR="00A55E35" w:rsidRDefault="00A55E35" w:rsidP="00BE5E56">
      <w:pPr>
        <w:spacing w:line="276" w:lineRule="auto"/>
        <w:jc w:val="center"/>
        <w:rPr>
          <w:noProof/>
          <w:lang w:eastAsia="es-CL"/>
        </w:rPr>
      </w:pPr>
    </w:p>
    <w:p w14:paraId="4017239A" w14:textId="39041B27" w:rsidR="00A55E35" w:rsidRDefault="00A55E35" w:rsidP="00BE5E56">
      <w:pPr>
        <w:spacing w:line="276" w:lineRule="auto"/>
        <w:jc w:val="center"/>
        <w:rPr>
          <w:noProof/>
          <w:lang w:eastAsia="es-CL"/>
        </w:rPr>
      </w:pPr>
    </w:p>
    <w:p w14:paraId="6D927CE2" w14:textId="5ACF3FA7" w:rsidR="00A55E35" w:rsidRDefault="00A55E35" w:rsidP="00BE5E56">
      <w:pPr>
        <w:spacing w:line="276" w:lineRule="auto"/>
        <w:jc w:val="center"/>
        <w:rPr>
          <w:noProof/>
          <w:lang w:eastAsia="es-CL"/>
        </w:rPr>
      </w:pPr>
    </w:p>
    <w:p w14:paraId="3CD012AB" w14:textId="5F191A6A" w:rsidR="00A55E35" w:rsidRDefault="00A55E35" w:rsidP="00BE5E56">
      <w:pPr>
        <w:spacing w:line="276" w:lineRule="auto"/>
        <w:jc w:val="center"/>
        <w:rPr>
          <w:noProof/>
          <w:lang w:eastAsia="es-CL"/>
        </w:rPr>
      </w:pPr>
    </w:p>
    <w:p w14:paraId="141DAF3E" w14:textId="77777777" w:rsidR="00A55E35" w:rsidRDefault="00A55E35" w:rsidP="00BE5E56">
      <w:pPr>
        <w:spacing w:line="276" w:lineRule="auto"/>
        <w:jc w:val="center"/>
        <w:rPr>
          <w:noProof/>
          <w:lang w:eastAsia="es-CL"/>
        </w:rPr>
      </w:pPr>
    </w:p>
    <w:p w14:paraId="47289405" w14:textId="36004035" w:rsidR="00BE5E56" w:rsidRDefault="00BE5E56" w:rsidP="00BE5E56">
      <w:pPr>
        <w:spacing w:line="276" w:lineRule="auto"/>
        <w:jc w:val="center"/>
        <w:rPr>
          <w:rFonts w:asciiTheme="minorHAnsi" w:hAnsiTheme="minorHAnsi" w:cstheme="minorHAnsi"/>
          <w:sz w:val="18"/>
        </w:rPr>
      </w:pPr>
      <w:r w:rsidRPr="00916D4E">
        <w:rPr>
          <w:rFonts w:asciiTheme="minorHAnsi" w:hAnsiTheme="minorHAnsi" w:cstheme="minorHAnsi"/>
          <w:iCs/>
          <w:sz w:val="18"/>
        </w:rPr>
        <w:t xml:space="preserve">Fuente: </w:t>
      </w:r>
      <w:r w:rsidRPr="008A2C7F">
        <w:rPr>
          <w:rFonts w:asciiTheme="minorHAnsi" w:hAnsiTheme="minorHAnsi" w:cstheme="minorHAnsi"/>
          <w:sz w:val="18"/>
        </w:rPr>
        <w:t xml:space="preserve">Plataforma Nacional de Toma de Muestras </w:t>
      </w:r>
      <w:hyperlink r:id="rId52" w:history="1">
        <w:r w:rsidR="00091763" w:rsidRPr="00091763">
          <w:rPr>
            <w:rStyle w:val="Hipervnculo"/>
            <w:rFonts w:asciiTheme="minorHAnsi" w:hAnsiTheme="minorHAnsi" w:cstheme="minorHAnsi"/>
            <w:sz w:val="18"/>
          </w:rPr>
          <w:t>https://tomademuestras.minsal.cl</w:t>
        </w:r>
      </w:hyperlink>
    </w:p>
    <w:p w14:paraId="164DF123" w14:textId="03E98688" w:rsidR="00BE5E56" w:rsidRDefault="00BE5E56" w:rsidP="00BE5E56">
      <w:pPr>
        <w:spacing w:line="276" w:lineRule="auto"/>
        <w:jc w:val="center"/>
        <w:rPr>
          <w:noProof/>
          <w:lang w:eastAsia="es-CL"/>
        </w:rPr>
      </w:pPr>
    </w:p>
    <w:p w14:paraId="3B0F0672" w14:textId="723DE8D2" w:rsidR="00A55E35" w:rsidRDefault="00A55E35" w:rsidP="00BE5E56">
      <w:pPr>
        <w:spacing w:line="276" w:lineRule="auto"/>
        <w:jc w:val="center"/>
        <w:rPr>
          <w:noProof/>
          <w:lang w:eastAsia="es-CL"/>
        </w:rPr>
      </w:pPr>
    </w:p>
    <w:p w14:paraId="707BEEF4" w14:textId="28F05751" w:rsidR="00BE5E56" w:rsidRDefault="00BE5E56" w:rsidP="00BE5E56">
      <w:pPr>
        <w:spacing w:line="276" w:lineRule="auto"/>
      </w:pPr>
      <w:r w:rsidRPr="00BE5E56">
        <w:lastRenderedPageBreak/>
        <w:t>Una vez que haya ingresado el Run correspondiente, se autocompletarán los campos con los datos del profesional</w:t>
      </w:r>
      <w:r w:rsidR="00637B52">
        <w:t>, los cueles deben ser revisado</w:t>
      </w:r>
      <w:r w:rsidRPr="00BE5E56">
        <w:t xml:space="preserve"> y en caso de que estén desactualizados, éstos se podrán modificar presionando sobre el campo a modificar. En el caso de digitar el Run del profesional solicitante y no aparezca su información, éste debe registrarse contactándose directamente con el correo electrónico </w:t>
      </w:r>
      <w:hyperlink r:id="rId53" w:history="1">
        <w:r w:rsidRPr="00464AA8">
          <w:rPr>
            <w:rStyle w:val="Hipervnculo"/>
          </w:rPr>
          <w:t>mesadeayudapntm@minsal.cl</w:t>
        </w:r>
      </w:hyperlink>
      <w:r>
        <w:t>.</w:t>
      </w:r>
    </w:p>
    <w:p w14:paraId="3F1600EA" w14:textId="77777777" w:rsidR="00BE5E56" w:rsidRPr="00BE5E56" w:rsidRDefault="00BE5E56" w:rsidP="00BE5E56">
      <w:pPr>
        <w:spacing w:line="276" w:lineRule="auto"/>
      </w:pPr>
    </w:p>
    <w:p w14:paraId="3960A3B1" w14:textId="77777777" w:rsidR="00BE5E56" w:rsidRPr="00BE5E56" w:rsidRDefault="00BE5E56" w:rsidP="00BE5E56"/>
    <w:p w14:paraId="585BE3EE" w14:textId="6FB65502" w:rsidR="00745EEA" w:rsidRDefault="00745EEA" w:rsidP="00B84E94">
      <w:pPr>
        <w:pStyle w:val="Ttulo3"/>
      </w:pPr>
      <w:bookmarkStart w:id="24" w:name="_Toc103776565"/>
      <w:r>
        <w:t xml:space="preserve">2.3.3 </w:t>
      </w:r>
      <w:r w:rsidR="00B03CB5">
        <w:t>Registro de d</w:t>
      </w:r>
      <w:r>
        <w:t>atos del paciente</w:t>
      </w:r>
      <w:bookmarkEnd w:id="24"/>
    </w:p>
    <w:p w14:paraId="40E810B5" w14:textId="21D5C7A6" w:rsidR="00E428DD" w:rsidRDefault="00E428DD" w:rsidP="00E428DD"/>
    <w:p w14:paraId="69C64C0F" w14:textId="7BC3DFAE" w:rsidR="00E428DD" w:rsidRDefault="00E428DD" w:rsidP="00E428DD">
      <w:r>
        <w:t>A</w:t>
      </w:r>
      <w:r w:rsidRPr="004925E4">
        <w:t xml:space="preserve">ctualmente </w:t>
      </w:r>
      <w:r>
        <w:t xml:space="preserve">PNTM cuenta con los siguientes </w:t>
      </w:r>
      <w:r w:rsidRPr="004925E4">
        <w:t>métodos de registro asociados al tipo de documento</w:t>
      </w:r>
      <w:r>
        <w:t xml:space="preserve"> del paciente</w:t>
      </w:r>
      <w:r w:rsidRPr="004925E4">
        <w:t xml:space="preserve"> registrado </w:t>
      </w:r>
      <w:r>
        <w:t>en</w:t>
      </w:r>
      <w:r w:rsidRPr="004925E4">
        <w:t xml:space="preserve"> Antígenos</w:t>
      </w:r>
      <w:r>
        <w:t>:</w:t>
      </w:r>
    </w:p>
    <w:p w14:paraId="24690868" w14:textId="72DA6A41" w:rsidR="00E428DD" w:rsidRPr="004925E4" w:rsidRDefault="00E428DD" w:rsidP="00E428DD"/>
    <w:p w14:paraId="7760C64B" w14:textId="77777777" w:rsidR="00E428DD" w:rsidRPr="004925E4" w:rsidRDefault="00E428DD" w:rsidP="00E428DD">
      <w:pPr>
        <w:pStyle w:val="Prrafodelista"/>
      </w:pPr>
      <w:r w:rsidRPr="004925E4">
        <w:t>•</w:t>
      </w:r>
      <w:r w:rsidRPr="004925E4">
        <w:tab/>
        <w:t>Run</w:t>
      </w:r>
    </w:p>
    <w:p w14:paraId="56A42C32" w14:textId="77777777" w:rsidR="00E428DD" w:rsidRPr="004925E4" w:rsidRDefault="00E428DD" w:rsidP="00E428DD">
      <w:pPr>
        <w:pStyle w:val="Prrafodelista"/>
      </w:pPr>
      <w:r w:rsidRPr="004925E4">
        <w:t>•</w:t>
      </w:r>
      <w:r w:rsidRPr="004925E4">
        <w:tab/>
        <w:t>Pasaporte</w:t>
      </w:r>
    </w:p>
    <w:p w14:paraId="73406B3A" w14:textId="77777777" w:rsidR="00E428DD" w:rsidRPr="004925E4" w:rsidRDefault="00E428DD" w:rsidP="00E428DD">
      <w:pPr>
        <w:pStyle w:val="Prrafodelista"/>
      </w:pPr>
      <w:r w:rsidRPr="004925E4">
        <w:t>•</w:t>
      </w:r>
      <w:r w:rsidRPr="004925E4">
        <w:tab/>
        <w:t>Sin Documentación</w:t>
      </w:r>
    </w:p>
    <w:p w14:paraId="095E93F3" w14:textId="357EC295" w:rsidR="00E428DD" w:rsidRPr="004925E4" w:rsidRDefault="00E428DD" w:rsidP="00E428DD">
      <w:pPr>
        <w:pStyle w:val="Prrafodelista"/>
      </w:pPr>
      <w:r w:rsidRPr="004925E4">
        <w:t>•</w:t>
      </w:r>
      <w:r w:rsidRPr="004925E4">
        <w:tab/>
        <w:t xml:space="preserve">DNI </w:t>
      </w:r>
    </w:p>
    <w:p w14:paraId="0C5E78C5" w14:textId="3CEEBDBD" w:rsidR="00E428DD" w:rsidRPr="004925E4" w:rsidRDefault="00E428DD" w:rsidP="00E428DD">
      <w:pPr>
        <w:pStyle w:val="Prrafodelista"/>
      </w:pPr>
      <w:r w:rsidRPr="004925E4">
        <w:t>•</w:t>
      </w:r>
      <w:r w:rsidRPr="004925E4">
        <w:tab/>
        <w:t xml:space="preserve">Ficha Clínica </w:t>
      </w:r>
    </w:p>
    <w:p w14:paraId="1F4BC67B" w14:textId="072451FF" w:rsidR="00E428DD" w:rsidRDefault="00E428DD" w:rsidP="00E428DD">
      <w:pPr>
        <w:pStyle w:val="Prrafodelista"/>
      </w:pPr>
      <w:r w:rsidRPr="004925E4">
        <w:t>•</w:t>
      </w:r>
      <w:r w:rsidRPr="004925E4">
        <w:tab/>
        <w:t xml:space="preserve">Recién Nacido </w:t>
      </w:r>
    </w:p>
    <w:p w14:paraId="228499B4" w14:textId="266B74D9" w:rsidR="00E428DD" w:rsidRDefault="00E428DD" w:rsidP="00E428DD"/>
    <w:p w14:paraId="390A16E7" w14:textId="25E445DB" w:rsidR="00E428DD" w:rsidRDefault="00E428DD" w:rsidP="00E428DD">
      <w:r>
        <w:t xml:space="preserve">Para lo cual, en base al tipo de </w:t>
      </w:r>
      <w:r w:rsidR="00637B52">
        <w:t xml:space="preserve">usuario a testear </w:t>
      </w:r>
      <w:r>
        <w:t xml:space="preserve">se detallan los posibles </w:t>
      </w:r>
      <w:r w:rsidR="00637B52">
        <w:t xml:space="preserve">tipos </w:t>
      </w:r>
      <w:r>
        <w:t>de registro del tipo de documento y la jerarquía a utilizar en caso de no contar con algún tipo de documento:</w:t>
      </w:r>
    </w:p>
    <w:p w14:paraId="531D7AED" w14:textId="0944B668" w:rsidR="00E428DD" w:rsidRDefault="00E428DD" w:rsidP="003E33B1">
      <w:pPr>
        <w:pStyle w:val="TituloTabla"/>
        <w:ind w:left="-851"/>
        <w:rPr>
          <w:rFonts w:asciiTheme="minorHAnsi" w:hAnsiTheme="minorHAnsi" w:cstheme="minorHAnsi"/>
          <w:b w:val="0"/>
          <w:bCs/>
          <w:i/>
          <w:iCs/>
          <w:sz w:val="18"/>
          <w:szCs w:val="22"/>
        </w:rPr>
      </w:pPr>
      <w:r>
        <w:rPr>
          <w:rFonts w:asciiTheme="minorHAnsi" w:hAnsiTheme="minorHAnsi" w:cstheme="minorHAnsi"/>
          <w:b w:val="0"/>
          <w:bCs/>
          <w:i/>
          <w:iCs/>
          <w:sz w:val="18"/>
          <w:szCs w:val="22"/>
        </w:rPr>
        <w:t>Tabla 1</w:t>
      </w:r>
      <w:r w:rsidRPr="00916D4E">
        <w:rPr>
          <w:rFonts w:asciiTheme="minorHAnsi" w:hAnsiTheme="minorHAnsi" w:cstheme="minorHAnsi"/>
          <w:b w:val="0"/>
          <w:bCs/>
          <w:i/>
          <w:iCs/>
          <w:sz w:val="18"/>
          <w:szCs w:val="22"/>
        </w:rPr>
        <w:t xml:space="preserve">: </w:t>
      </w:r>
      <w:r>
        <w:rPr>
          <w:rFonts w:asciiTheme="minorHAnsi" w:hAnsiTheme="minorHAnsi" w:cstheme="minorHAnsi"/>
          <w:b w:val="0"/>
          <w:bCs/>
          <w:i/>
          <w:iCs/>
          <w:sz w:val="18"/>
          <w:szCs w:val="22"/>
        </w:rPr>
        <w:t>Tipos de documento por jerarquía de registro</w:t>
      </w:r>
    </w:p>
    <w:p w14:paraId="2C166622" w14:textId="77777777" w:rsidR="003E33B1" w:rsidRPr="003E33B1" w:rsidRDefault="003E33B1" w:rsidP="003E33B1">
      <w:pPr>
        <w:rPr>
          <w:lang w:val="es-MX" w:eastAsia="es-MX"/>
        </w:rPr>
      </w:pPr>
    </w:p>
    <w:tbl>
      <w:tblPr>
        <w:tblStyle w:val="Tablaconcuadrcula1clara-nfasis1"/>
        <w:tblW w:w="8882" w:type="dxa"/>
        <w:tblLook w:val="04A0" w:firstRow="1" w:lastRow="0" w:firstColumn="1" w:lastColumn="0" w:noHBand="0" w:noVBand="1"/>
      </w:tblPr>
      <w:tblGrid>
        <w:gridCol w:w="2310"/>
        <w:gridCol w:w="2390"/>
        <w:gridCol w:w="4182"/>
      </w:tblGrid>
      <w:tr w:rsidR="00E428DD" w14:paraId="685C8C8A" w14:textId="77777777" w:rsidTr="00A406F6">
        <w:trPr>
          <w:cnfStyle w:val="100000000000" w:firstRow="1" w:lastRow="0" w:firstColumn="0" w:lastColumn="0" w:oddVBand="0" w:evenVBand="0" w:oddHBand="0"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2310" w:type="dxa"/>
            <w:shd w:val="clear" w:color="auto" w:fill="5B9BD5" w:themeFill="accent5"/>
            <w:hideMark/>
          </w:tcPr>
          <w:p w14:paraId="2D01BC3A" w14:textId="77777777" w:rsidR="00E428DD" w:rsidRPr="003D48BB" w:rsidRDefault="00E428DD" w:rsidP="007F31D3">
            <w:pPr>
              <w:spacing w:before="100" w:beforeAutospacing="1" w:after="100" w:afterAutospacing="1" w:line="276" w:lineRule="auto"/>
              <w:jc w:val="center"/>
              <w:rPr>
                <w:rFonts w:ascii="Times New Roman" w:eastAsiaTheme="minorHAnsi" w:hAnsi="Times New Roman" w:cs="Times New Roman"/>
                <w:color w:val="FFFFFF" w:themeColor="background1"/>
                <w:sz w:val="24"/>
                <w:szCs w:val="24"/>
                <w:lang w:eastAsia="en-US"/>
              </w:rPr>
            </w:pPr>
            <w:r w:rsidRPr="003D48BB">
              <w:rPr>
                <w:color w:val="FFFFFF" w:themeColor="background1"/>
              </w:rPr>
              <w:t>Paciente</w:t>
            </w:r>
          </w:p>
        </w:tc>
        <w:tc>
          <w:tcPr>
            <w:tcW w:w="2390" w:type="dxa"/>
            <w:shd w:val="clear" w:color="auto" w:fill="5B9BD5" w:themeFill="accent5"/>
            <w:hideMark/>
          </w:tcPr>
          <w:p w14:paraId="369EC6A7" w14:textId="77777777" w:rsidR="00E428DD" w:rsidRPr="003D48BB" w:rsidRDefault="00E428DD" w:rsidP="007F31D3">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4"/>
                <w:szCs w:val="24"/>
              </w:rPr>
            </w:pPr>
            <w:r w:rsidRPr="003D48BB">
              <w:rPr>
                <w:color w:val="FFFFFF" w:themeColor="background1"/>
              </w:rPr>
              <w:t>Identificador estándar</w:t>
            </w:r>
          </w:p>
        </w:tc>
        <w:tc>
          <w:tcPr>
            <w:tcW w:w="4182" w:type="dxa"/>
            <w:shd w:val="clear" w:color="auto" w:fill="5B9BD5" w:themeFill="accent5"/>
            <w:hideMark/>
          </w:tcPr>
          <w:p w14:paraId="0437B662" w14:textId="77777777" w:rsidR="00E428DD" w:rsidRPr="003D48BB" w:rsidRDefault="00E428DD" w:rsidP="007F31D3">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4"/>
                <w:szCs w:val="24"/>
              </w:rPr>
            </w:pPr>
            <w:r w:rsidRPr="003D48BB">
              <w:rPr>
                <w:color w:val="FFFFFF" w:themeColor="background1"/>
              </w:rPr>
              <w:t>Alternativo</w:t>
            </w:r>
          </w:p>
        </w:tc>
      </w:tr>
      <w:tr w:rsidR="00E428DD" w14:paraId="1486BAD5" w14:textId="77777777" w:rsidTr="00A406F6">
        <w:trPr>
          <w:trHeight w:val="606"/>
        </w:trPr>
        <w:tc>
          <w:tcPr>
            <w:cnfStyle w:val="001000000000" w:firstRow="0" w:lastRow="0" w:firstColumn="1" w:lastColumn="0" w:oddVBand="0" w:evenVBand="0" w:oddHBand="0" w:evenHBand="0" w:firstRowFirstColumn="0" w:firstRowLastColumn="0" w:lastRowFirstColumn="0" w:lastRowLastColumn="0"/>
            <w:tcW w:w="2310" w:type="dxa"/>
            <w:hideMark/>
          </w:tcPr>
          <w:p w14:paraId="41887A27" w14:textId="77777777" w:rsidR="00E428DD" w:rsidRDefault="00E428DD" w:rsidP="007F31D3">
            <w:pPr>
              <w:spacing w:before="100" w:beforeAutospacing="1" w:after="100" w:afterAutospacing="1" w:line="276" w:lineRule="auto"/>
              <w:jc w:val="center"/>
              <w:rPr>
                <w:rFonts w:ascii="Times New Roman" w:hAnsi="Times New Roman" w:cs="Times New Roman"/>
                <w:sz w:val="24"/>
                <w:szCs w:val="24"/>
              </w:rPr>
            </w:pPr>
            <w:r>
              <w:t>Chilenos</w:t>
            </w:r>
          </w:p>
        </w:tc>
        <w:tc>
          <w:tcPr>
            <w:tcW w:w="2390" w:type="dxa"/>
            <w:hideMark/>
          </w:tcPr>
          <w:p w14:paraId="2BC2F2DA" w14:textId="77777777" w:rsidR="00E428DD" w:rsidRDefault="00E428DD" w:rsidP="007F31D3">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RUN definitivo</w:t>
            </w:r>
          </w:p>
        </w:tc>
        <w:tc>
          <w:tcPr>
            <w:tcW w:w="4182" w:type="dxa"/>
            <w:hideMark/>
          </w:tcPr>
          <w:p w14:paraId="70EB5003" w14:textId="77777777" w:rsidR="00E428DD" w:rsidRDefault="00E428DD" w:rsidP="007F31D3">
            <w:pPr>
              <w:jc w:val="center"/>
              <w:cnfStyle w:val="000000000000" w:firstRow="0" w:lastRow="0" w:firstColumn="0" w:lastColumn="0" w:oddVBand="0" w:evenVBand="0" w:oddHBand="0" w:evenHBand="0" w:firstRowFirstColumn="0" w:firstRowLastColumn="0" w:lastRowFirstColumn="0" w:lastRowLastColumn="0"/>
            </w:pPr>
            <w:r>
              <w:t>-Pasaporte: número</w:t>
            </w:r>
          </w:p>
          <w:p w14:paraId="0E69737C" w14:textId="77777777" w:rsidR="00E428DD" w:rsidRDefault="00E428DD" w:rsidP="007F31D3">
            <w:pPr>
              <w:jc w:val="center"/>
              <w:cnfStyle w:val="000000000000" w:firstRow="0" w:lastRow="0" w:firstColumn="0" w:lastColumn="0" w:oddVBand="0" w:evenVBand="0" w:oddHBand="0" w:evenHBand="0" w:firstRowFirstColumn="0" w:firstRowLastColumn="0" w:lastRowFirstColumn="0" w:lastRowLastColumn="0"/>
            </w:pPr>
            <w:r>
              <w:t>-Ficha clínica: FC. + número</w:t>
            </w:r>
          </w:p>
          <w:p w14:paraId="7E802134" w14:textId="77777777" w:rsidR="00E428DD" w:rsidRPr="004925E4" w:rsidRDefault="00E428DD" w:rsidP="007F31D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b/>
                <w:bCs/>
              </w:rPr>
              <w:t>-</w:t>
            </w:r>
            <w:r w:rsidRPr="004925E4">
              <w:rPr>
                <w:b/>
                <w:bCs/>
              </w:rPr>
              <w:t>NO USAR RUN PROVISORIO</w:t>
            </w:r>
          </w:p>
        </w:tc>
      </w:tr>
      <w:tr w:rsidR="00E428DD" w14:paraId="185D4093" w14:textId="77777777" w:rsidTr="00A406F6">
        <w:trPr>
          <w:trHeight w:val="1028"/>
        </w:trPr>
        <w:tc>
          <w:tcPr>
            <w:cnfStyle w:val="001000000000" w:firstRow="0" w:lastRow="0" w:firstColumn="1" w:lastColumn="0" w:oddVBand="0" w:evenVBand="0" w:oddHBand="0" w:evenHBand="0" w:firstRowFirstColumn="0" w:firstRowLastColumn="0" w:lastRowFirstColumn="0" w:lastRowLastColumn="0"/>
            <w:tcW w:w="2310" w:type="dxa"/>
            <w:hideMark/>
          </w:tcPr>
          <w:p w14:paraId="0FBA496F" w14:textId="77777777" w:rsidR="00E428DD" w:rsidRDefault="00E428DD" w:rsidP="007F31D3">
            <w:pPr>
              <w:spacing w:before="100" w:beforeAutospacing="1" w:after="100" w:afterAutospacing="1" w:line="276" w:lineRule="auto"/>
              <w:jc w:val="center"/>
              <w:rPr>
                <w:rFonts w:ascii="Times New Roman" w:hAnsi="Times New Roman" w:cs="Times New Roman"/>
                <w:sz w:val="24"/>
                <w:szCs w:val="24"/>
              </w:rPr>
            </w:pPr>
            <w:r>
              <w:t>Extranjeros</w:t>
            </w:r>
          </w:p>
        </w:tc>
        <w:tc>
          <w:tcPr>
            <w:tcW w:w="2390" w:type="dxa"/>
            <w:hideMark/>
          </w:tcPr>
          <w:p w14:paraId="789FE8CF" w14:textId="77777777" w:rsidR="00E428DD" w:rsidRDefault="00E428DD" w:rsidP="007F31D3">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RUN definitivo</w:t>
            </w:r>
          </w:p>
        </w:tc>
        <w:tc>
          <w:tcPr>
            <w:tcW w:w="4182" w:type="dxa"/>
            <w:hideMark/>
          </w:tcPr>
          <w:p w14:paraId="29B343F6" w14:textId="77777777" w:rsidR="00E428DD" w:rsidRDefault="00E428DD" w:rsidP="007F31D3">
            <w:pPr>
              <w:jc w:val="center"/>
              <w:cnfStyle w:val="000000000000" w:firstRow="0" w:lastRow="0" w:firstColumn="0" w:lastColumn="0" w:oddVBand="0" w:evenVBand="0" w:oddHBand="0" w:evenHBand="0" w:firstRowFirstColumn="0" w:firstRowLastColumn="0" w:lastRowFirstColumn="0" w:lastRowLastColumn="0"/>
            </w:pPr>
            <w:r>
              <w:t>-Pasaporte: número</w:t>
            </w:r>
          </w:p>
          <w:p w14:paraId="5D430A75" w14:textId="77777777" w:rsidR="00E428DD" w:rsidRPr="00423CD4" w:rsidRDefault="00E428DD" w:rsidP="007F31D3">
            <w:pPr>
              <w:jc w:val="center"/>
              <w:cnfStyle w:val="000000000000" w:firstRow="0" w:lastRow="0" w:firstColumn="0" w:lastColumn="0" w:oddVBand="0" w:evenVBand="0" w:oddHBand="0" w:evenHBand="0" w:firstRowFirstColumn="0" w:firstRowLastColumn="0" w:lastRowFirstColumn="0" w:lastRowLastColumn="0"/>
            </w:pPr>
            <w:r>
              <w:t>-DNI. + número (argentinos, peruanos, otros)</w:t>
            </w:r>
          </w:p>
          <w:p w14:paraId="2749DC54" w14:textId="77777777" w:rsidR="00E428DD" w:rsidRDefault="00E428DD" w:rsidP="00E428DD">
            <w:pPr>
              <w:jc w:val="center"/>
              <w:cnfStyle w:val="000000000000" w:firstRow="0" w:lastRow="0" w:firstColumn="0" w:lastColumn="0" w:oddVBand="0" w:evenVBand="0" w:oddHBand="0" w:evenHBand="0" w:firstRowFirstColumn="0" w:firstRowLastColumn="0" w:lastRowFirstColumn="0" w:lastRowLastColumn="0"/>
            </w:pPr>
            <w:r>
              <w:t>-Ficha clínica: FC. + número</w:t>
            </w:r>
          </w:p>
          <w:p w14:paraId="29C226F5" w14:textId="2B728FD1" w:rsidR="003E33B1" w:rsidRPr="003E33B1" w:rsidRDefault="003E33B1" w:rsidP="00E428DD">
            <w:pPr>
              <w:jc w:val="center"/>
              <w:cnfStyle w:val="000000000000" w:firstRow="0" w:lastRow="0" w:firstColumn="0" w:lastColumn="0" w:oddVBand="0" w:evenVBand="0" w:oddHBand="0" w:evenHBand="0" w:firstRowFirstColumn="0" w:firstRowLastColumn="0" w:lastRowFirstColumn="0" w:lastRowLastColumn="0"/>
              <w:rPr>
                <w:b/>
                <w:bCs/>
              </w:rPr>
            </w:pPr>
            <w:r w:rsidRPr="003E33B1">
              <w:rPr>
                <w:b/>
                <w:bCs/>
              </w:rPr>
              <w:t>-NO USAR RUN PROVISORIO</w:t>
            </w:r>
          </w:p>
        </w:tc>
      </w:tr>
      <w:tr w:rsidR="00E428DD" w14:paraId="13798CF1" w14:textId="77777777" w:rsidTr="00A406F6">
        <w:trPr>
          <w:trHeight w:val="606"/>
        </w:trPr>
        <w:tc>
          <w:tcPr>
            <w:cnfStyle w:val="001000000000" w:firstRow="0" w:lastRow="0" w:firstColumn="1" w:lastColumn="0" w:oddVBand="0" w:evenVBand="0" w:oddHBand="0" w:evenHBand="0" w:firstRowFirstColumn="0" w:firstRowLastColumn="0" w:lastRowFirstColumn="0" w:lastRowLastColumn="0"/>
            <w:tcW w:w="2310" w:type="dxa"/>
            <w:hideMark/>
          </w:tcPr>
          <w:p w14:paraId="4C830A63" w14:textId="77777777" w:rsidR="00E428DD" w:rsidRDefault="00E428DD" w:rsidP="007F31D3">
            <w:pPr>
              <w:spacing w:before="100" w:beforeAutospacing="1" w:after="100" w:afterAutospacing="1" w:line="276" w:lineRule="auto"/>
              <w:jc w:val="center"/>
              <w:rPr>
                <w:rFonts w:ascii="Times New Roman" w:hAnsi="Times New Roman" w:cs="Times New Roman"/>
                <w:sz w:val="24"/>
                <w:szCs w:val="24"/>
              </w:rPr>
            </w:pPr>
            <w:r>
              <w:t>Recién nacidos</w:t>
            </w:r>
          </w:p>
        </w:tc>
        <w:tc>
          <w:tcPr>
            <w:tcW w:w="2390" w:type="dxa"/>
            <w:hideMark/>
          </w:tcPr>
          <w:p w14:paraId="5A3260A3" w14:textId="77777777" w:rsidR="00E428DD" w:rsidRDefault="00E428DD" w:rsidP="007F31D3">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RUN definitivo</w:t>
            </w:r>
          </w:p>
        </w:tc>
        <w:tc>
          <w:tcPr>
            <w:tcW w:w="4182" w:type="dxa"/>
            <w:hideMark/>
          </w:tcPr>
          <w:p w14:paraId="59B243E6" w14:textId="77777777" w:rsidR="00E428DD" w:rsidRPr="00423CD4" w:rsidRDefault="00E428DD" w:rsidP="007F31D3">
            <w:pPr>
              <w:jc w:val="center"/>
              <w:cnfStyle w:val="000000000000" w:firstRow="0" w:lastRow="0" w:firstColumn="0" w:lastColumn="0" w:oddVBand="0" w:evenVBand="0" w:oddHBand="0" w:evenHBand="0" w:firstRowFirstColumn="0" w:firstRowLastColumn="0" w:lastRowFirstColumn="0" w:lastRowLastColumn="0"/>
            </w:pPr>
            <w:r>
              <w:t>-Comprobante de parto: CP. + número</w:t>
            </w:r>
          </w:p>
          <w:p w14:paraId="26E3C3F8" w14:textId="77777777" w:rsidR="00E428DD" w:rsidRDefault="00E428DD" w:rsidP="007F31D3">
            <w:pPr>
              <w:jc w:val="center"/>
              <w:cnfStyle w:val="000000000000" w:firstRow="0" w:lastRow="0" w:firstColumn="0" w:lastColumn="0" w:oddVBand="0" w:evenVBand="0" w:oddHBand="0" w:evenHBand="0" w:firstRowFirstColumn="0" w:firstRowLastColumn="0" w:lastRowFirstColumn="0" w:lastRowLastColumn="0"/>
            </w:pPr>
            <w:r>
              <w:t>-Ficha clínica: FC. + número</w:t>
            </w:r>
          </w:p>
          <w:p w14:paraId="0AE1CCC6" w14:textId="77777777" w:rsidR="00E428DD" w:rsidRPr="00423CD4" w:rsidRDefault="00E428DD" w:rsidP="007F31D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b/>
                <w:bCs/>
              </w:rPr>
              <w:t>-</w:t>
            </w:r>
            <w:r w:rsidRPr="00423CD4">
              <w:rPr>
                <w:b/>
                <w:bCs/>
              </w:rPr>
              <w:t>NO USAR RUN PROVISORIO</w:t>
            </w:r>
          </w:p>
        </w:tc>
      </w:tr>
      <w:tr w:rsidR="00E428DD" w14:paraId="44F4398B" w14:textId="77777777" w:rsidTr="00A406F6">
        <w:trPr>
          <w:trHeight w:val="817"/>
        </w:trPr>
        <w:tc>
          <w:tcPr>
            <w:cnfStyle w:val="001000000000" w:firstRow="0" w:lastRow="0" w:firstColumn="1" w:lastColumn="0" w:oddVBand="0" w:evenVBand="0" w:oddHBand="0" w:evenHBand="0" w:firstRowFirstColumn="0" w:firstRowLastColumn="0" w:lastRowFirstColumn="0" w:lastRowLastColumn="0"/>
            <w:tcW w:w="2310" w:type="dxa"/>
            <w:hideMark/>
          </w:tcPr>
          <w:p w14:paraId="3920B831" w14:textId="77777777" w:rsidR="00E428DD" w:rsidRDefault="00E428DD" w:rsidP="007F31D3">
            <w:pPr>
              <w:spacing w:before="100" w:beforeAutospacing="1" w:after="100" w:afterAutospacing="1" w:line="276" w:lineRule="auto"/>
              <w:jc w:val="center"/>
              <w:rPr>
                <w:rFonts w:ascii="Times New Roman" w:hAnsi="Times New Roman" w:cs="Times New Roman"/>
                <w:sz w:val="24"/>
                <w:szCs w:val="24"/>
              </w:rPr>
            </w:pPr>
            <w:r>
              <w:t>Otro tipo de paciente</w:t>
            </w:r>
          </w:p>
        </w:tc>
        <w:tc>
          <w:tcPr>
            <w:tcW w:w="2390" w:type="dxa"/>
            <w:hideMark/>
          </w:tcPr>
          <w:p w14:paraId="374703F2" w14:textId="77777777" w:rsidR="00E428DD" w:rsidRDefault="00E428DD" w:rsidP="007F31D3">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F07F9">
              <w:t xml:space="preserve">Dinámico </w:t>
            </w:r>
          </w:p>
        </w:tc>
        <w:tc>
          <w:tcPr>
            <w:tcW w:w="4182" w:type="dxa"/>
            <w:hideMark/>
          </w:tcPr>
          <w:p w14:paraId="3A6F3414" w14:textId="77777777" w:rsidR="00E428DD" w:rsidRPr="00423CD4" w:rsidRDefault="00E428DD" w:rsidP="007F31D3">
            <w:pPr>
              <w:jc w:val="center"/>
              <w:cnfStyle w:val="000000000000" w:firstRow="0" w:lastRow="0" w:firstColumn="0" w:lastColumn="0" w:oddVBand="0" w:evenVBand="0" w:oddHBand="0" w:evenHBand="0" w:firstRowFirstColumn="0" w:firstRowLastColumn="0" w:lastRowFirstColumn="0" w:lastRowLastColumn="0"/>
            </w:pPr>
            <w:r>
              <w:t>-Fichas clínicas: FC. + número</w:t>
            </w:r>
          </w:p>
          <w:p w14:paraId="572DC2F3" w14:textId="77777777" w:rsidR="00E428DD" w:rsidRDefault="00E428DD" w:rsidP="007F31D3">
            <w:pPr>
              <w:jc w:val="center"/>
              <w:cnfStyle w:val="000000000000" w:firstRow="0" w:lastRow="0" w:firstColumn="0" w:lastColumn="0" w:oddVBand="0" w:evenVBand="0" w:oddHBand="0" w:evenHBand="0" w:firstRowFirstColumn="0" w:firstRowLastColumn="0" w:lastRowFirstColumn="0" w:lastRowLastColumn="0"/>
            </w:pPr>
            <w:r>
              <w:t>-DNI. + número (argentinos, peruanos, otros)</w:t>
            </w:r>
          </w:p>
          <w:p w14:paraId="119CBC65" w14:textId="77777777" w:rsidR="00E428DD" w:rsidRPr="00423CD4" w:rsidRDefault="00E428DD" w:rsidP="007F31D3">
            <w:pPr>
              <w:jc w:val="center"/>
              <w:cnfStyle w:val="000000000000" w:firstRow="0" w:lastRow="0" w:firstColumn="0" w:lastColumn="0" w:oddVBand="0" w:evenVBand="0" w:oddHBand="0" w:evenHBand="0" w:firstRowFirstColumn="0" w:firstRowLastColumn="0" w:lastRowFirstColumn="0" w:lastRowLastColumn="0"/>
              <w:rPr>
                <w:b/>
                <w:bCs/>
              </w:rPr>
            </w:pPr>
            <w:r>
              <w:rPr>
                <w:b/>
                <w:bCs/>
              </w:rPr>
              <w:t>-</w:t>
            </w:r>
            <w:r w:rsidRPr="00423CD4">
              <w:rPr>
                <w:b/>
                <w:bCs/>
              </w:rPr>
              <w:t>NO USAR RUN PROVISORIO</w:t>
            </w:r>
          </w:p>
        </w:tc>
      </w:tr>
    </w:tbl>
    <w:p w14:paraId="5E75B3DE" w14:textId="77777777" w:rsidR="00555A6C" w:rsidRDefault="00555A6C" w:rsidP="00555A6C">
      <w:pPr>
        <w:jc w:val="center"/>
        <w:rPr>
          <w:rFonts w:asciiTheme="minorHAnsi" w:hAnsiTheme="minorHAnsi" w:cstheme="minorHAnsi"/>
          <w:sz w:val="18"/>
        </w:rPr>
      </w:pPr>
      <w:r w:rsidRPr="00916D4E">
        <w:rPr>
          <w:rFonts w:asciiTheme="minorHAnsi" w:hAnsiTheme="minorHAnsi" w:cstheme="minorHAnsi"/>
          <w:iCs/>
          <w:sz w:val="18"/>
        </w:rPr>
        <w:t xml:space="preserve">Fuente: </w:t>
      </w:r>
      <w:r w:rsidRPr="008A2C7F">
        <w:rPr>
          <w:rFonts w:asciiTheme="minorHAnsi" w:hAnsiTheme="minorHAnsi" w:cstheme="minorHAnsi"/>
          <w:sz w:val="18"/>
        </w:rPr>
        <w:t xml:space="preserve">Plataforma Nacional de Toma de Muestras </w:t>
      </w:r>
      <w:hyperlink r:id="rId54" w:history="1">
        <w:r w:rsidRPr="008A2C7F">
          <w:rPr>
            <w:rStyle w:val="Hipervnculo"/>
            <w:rFonts w:asciiTheme="minorHAnsi" w:hAnsiTheme="minorHAnsi" w:cstheme="minorHAnsi"/>
            <w:sz w:val="18"/>
          </w:rPr>
          <w:t>https://tomademuestras.minsal.cl</w:t>
        </w:r>
      </w:hyperlink>
    </w:p>
    <w:p w14:paraId="6CE2C33F" w14:textId="72590296" w:rsidR="00BE5E56" w:rsidRDefault="00BE5E56" w:rsidP="00BE5E56"/>
    <w:p w14:paraId="00915790" w14:textId="77777777" w:rsidR="003E33B1" w:rsidRPr="00B47E08" w:rsidRDefault="003E33B1" w:rsidP="00C779F6">
      <w:pPr>
        <w:pStyle w:val="Prrafodelista"/>
        <w:numPr>
          <w:ilvl w:val="0"/>
          <w:numId w:val="30"/>
        </w:numPr>
        <w:pBdr>
          <w:top w:val="nil"/>
          <w:left w:val="nil"/>
          <w:bottom w:val="nil"/>
          <w:right w:val="nil"/>
          <w:between w:val="nil"/>
        </w:pBdr>
        <w:spacing w:line="276" w:lineRule="auto"/>
      </w:pPr>
      <w:r>
        <w:t xml:space="preserve">Ciudadanos chilenos: Utilizar </w:t>
      </w:r>
      <w:r w:rsidRPr="00F46CB8">
        <w:t>siempre</w:t>
      </w:r>
      <w:r>
        <w:t xml:space="preserve"> como primera opción el </w:t>
      </w:r>
      <w:r w:rsidRPr="00F46CB8">
        <w:rPr>
          <w:b/>
          <w:bCs/>
        </w:rPr>
        <w:t>RUN</w:t>
      </w:r>
      <w:r>
        <w:t>, independiente que sean viajeros que vienen del extranjero.</w:t>
      </w:r>
    </w:p>
    <w:p w14:paraId="5BC52555" w14:textId="56A41793" w:rsidR="003E33B1" w:rsidRDefault="003E33B1" w:rsidP="00BE5E56"/>
    <w:p w14:paraId="426B48D7" w14:textId="2B1CC193" w:rsidR="003E33B1" w:rsidRDefault="003E33B1" w:rsidP="00C779F6">
      <w:pPr>
        <w:pStyle w:val="Prrafodelista"/>
        <w:numPr>
          <w:ilvl w:val="0"/>
          <w:numId w:val="30"/>
        </w:numPr>
        <w:pBdr>
          <w:top w:val="nil"/>
          <w:left w:val="nil"/>
          <w:bottom w:val="nil"/>
          <w:right w:val="nil"/>
          <w:between w:val="nil"/>
        </w:pBdr>
        <w:spacing w:line="276" w:lineRule="auto"/>
      </w:pPr>
      <w:r>
        <w:lastRenderedPageBreak/>
        <w:t xml:space="preserve">Extranjeros: Utilizar como primera opción el </w:t>
      </w:r>
      <w:r w:rsidRPr="00C779F6">
        <w:rPr>
          <w:b/>
          <w:bCs/>
        </w:rPr>
        <w:t>RUN definitivo</w:t>
      </w:r>
      <w:r>
        <w:t xml:space="preserve"> (si lo posee). En segundo lugar, el número de pasaporte y como última opción la Identificación local del sujeto.</w:t>
      </w:r>
    </w:p>
    <w:p w14:paraId="702951F8" w14:textId="28D633F4" w:rsidR="003E33B1" w:rsidRDefault="003E33B1" w:rsidP="00BE5E56"/>
    <w:p w14:paraId="3430451D" w14:textId="0F1B5BDA" w:rsidR="00C779F6" w:rsidRDefault="00C779F6" w:rsidP="00C779F6">
      <w:pPr>
        <w:pStyle w:val="Prrafodelista"/>
        <w:numPr>
          <w:ilvl w:val="0"/>
          <w:numId w:val="30"/>
        </w:numPr>
        <w:pBdr>
          <w:top w:val="nil"/>
          <w:left w:val="nil"/>
          <w:bottom w:val="nil"/>
          <w:right w:val="nil"/>
          <w:between w:val="nil"/>
        </w:pBdr>
        <w:spacing w:line="276" w:lineRule="auto"/>
      </w:pPr>
      <w:r>
        <w:t xml:space="preserve">Recién nacidos: Para realizar el registro de pacientes </w:t>
      </w:r>
      <w:r w:rsidRPr="0058659E">
        <w:rPr>
          <w:b/>
          <w:bCs/>
        </w:rPr>
        <w:t xml:space="preserve">recién nacidos </w:t>
      </w:r>
      <w:r>
        <w:t>la regla corresponde a registrar como primera instancia el RUN, luego si el recién nacido no cuenta con este registro se procede a registrar el número de parto o ficha de recién nacid</w:t>
      </w:r>
      <w:r w:rsidR="0058659E">
        <w:t>o.</w:t>
      </w:r>
    </w:p>
    <w:p w14:paraId="2D52FE41" w14:textId="69DF9CDB" w:rsidR="00C779F6" w:rsidRDefault="00C779F6" w:rsidP="00C779F6">
      <w:pPr>
        <w:pBdr>
          <w:top w:val="nil"/>
          <w:left w:val="nil"/>
          <w:bottom w:val="nil"/>
          <w:right w:val="nil"/>
          <w:between w:val="nil"/>
        </w:pBdr>
        <w:spacing w:line="276" w:lineRule="auto"/>
      </w:pPr>
    </w:p>
    <w:p w14:paraId="2A319036" w14:textId="0B2C56A5" w:rsidR="00C779F6" w:rsidRDefault="00C779F6" w:rsidP="00C779F6">
      <w:pPr>
        <w:pStyle w:val="Prrafodelista"/>
        <w:numPr>
          <w:ilvl w:val="0"/>
          <w:numId w:val="30"/>
        </w:numPr>
        <w:pBdr>
          <w:top w:val="nil"/>
          <w:left w:val="nil"/>
          <w:bottom w:val="nil"/>
          <w:right w:val="nil"/>
          <w:between w:val="nil"/>
        </w:pBdr>
        <w:spacing w:line="276" w:lineRule="auto"/>
      </w:pPr>
      <w:r>
        <w:t>Casos excepcionales: En que un caso no tenga ningún tipo de identificación y no entregue información al respecto, se podría utilizar, por ejemplo, el número del dato de atención de urgencia o ficha clínica, utilizando tipo documento= “</w:t>
      </w:r>
      <w:r w:rsidRPr="00C779F6">
        <w:rPr>
          <w:b/>
          <w:bCs/>
        </w:rPr>
        <w:t>Ficha Clínica</w:t>
      </w:r>
      <w:r>
        <w:t>”.</w:t>
      </w:r>
    </w:p>
    <w:p w14:paraId="50F71780" w14:textId="77777777" w:rsidR="00CE1D6A" w:rsidRDefault="00CE1D6A" w:rsidP="00B90E47">
      <w:pPr>
        <w:pStyle w:val="Ttulo4"/>
        <w:rPr>
          <w:b/>
          <w:bCs/>
        </w:rPr>
      </w:pPr>
    </w:p>
    <w:p w14:paraId="74A35B3D" w14:textId="2529D5AD" w:rsidR="00B90E47" w:rsidRPr="00CE1D6A" w:rsidRDefault="00B90E47" w:rsidP="00B84E94">
      <w:pPr>
        <w:pStyle w:val="Ttulo3"/>
      </w:pPr>
      <w:bookmarkStart w:id="25" w:name="_Toc103776566"/>
      <w:r w:rsidRPr="00CE1D6A">
        <w:t>2.3.3.1 Consideraciones Generales de Ingreso de datos</w:t>
      </w:r>
      <w:bookmarkEnd w:id="25"/>
    </w:p>
    <w:p w14:paraId="566D8FFD" w14:textId="77777777" w:rsidR="00B90E47" w:rsidRDefault="00B90E47" w:rsidP="00CE1D6A">
      <w:pPr>
        <w:pBdr>
          <w:top w:val="nil"/>
          <w:left w:val="nil"/>
          <w:bottom w:val="nil"/>
          <w:right w:val="nil"/>
          <w:between w:val="nil"/>
        </w:pBdr>
        <w:spacing w:line="276" w:lineRule="auto"/>
      </w:pPr>
    </w:p>
    <w:p w14:paraId="1DE83448" w14:textId="279F6C2D" w:rsidR="00B90E47" w:rsidRDefault="00B90E47" w:rsidP="00CE1D6A">
      <w:pPr>
        <w:pBdr>
          <w:top w:val="nil"/>
          <w:left w:val="nil"/>
          <w:bottom w:val="nil"/>
          <w:right w:val="nil"/>
          <w:between w:val="nil"/>
        </w:pBdr>
        <w:spacing w:line="276" w:lineRule="auto"/>
      </w:pPr>
      <w:r>
        <w:t>A continuación, se detallan cada uno de los datos que deben ser ingresados en la sección de datos de paciente:</w:t>
      </w:r>
    </w:p>
    <w:p w14:paraId="7BADEE49" w14:textId="4BE41D32" w:rsidR="00B90E47" w:rsidRDefault="00B90E47" w:rsidP="00B90E47">
      <w:pPr>
        <w:pStyle w:val="TituloTabla"/>
        <w:ind w:left="-851"/>
        <w:rPr>
          <w:rFonts w:asciiTheme="minorHAnsi" w:hAnsiTheme="minorHAnsi" w:cstheme="minorHAnsi"/>
          <w:b w:val="0"/>
          <w:bCs/>
          <w:i/>
          <w:iCs/>
          <w:sz w:val="18"/>
          <w:szCs w:val="22"/>
        </w:rPr>
      </w:pPr>
      <w:r>
        <w:rPr>
          <w:rFonts w:asciiTheme="minorHAnsi" w:hAnsiTheme="minorHAnsi" w:cstheme="minorHAnsi"/>
          <w:b w:val="0"/>
          <w:bCs/>
          <w:i/>
          <w:iCs/>
          <w:sz w:val="18"/>
          <w:szCs w:val="22"/>
        </w:rPr>
        <w:t>Tabla 2</w:t>
      </w:r>
      <w:r w:rsidRPr="00916D4E">
        <w:rPr>
          <w:rFonts w:asciiTheme="minorHAnsi" w:hAnsiTheme="minorHAnsi" w:cstheme="minorHAnsi"/>
          <w:b w:val="0"/>
          <w:bCs/>
          <w:i/>
          <w:iCs/>
          <w:sz w:val="18"/>
          <w:szCs w:val="22"/>
        </w:rPr>
        <w:t xml:space="preserve">: </w:t>
      </w:r>
      <w:r>
        <w:rPr>
          <w:rFonts w:asciiTheme="minorHAnsi" w:hAnsiTheme="minorHAnsi" w:cstheme="minorHAnsi"/>
          <w:b w:val="0"/>
          <w:bCs/>
          <w:i/>
          <w:iCs/>
          <w:sz w:val="18"/>
          <w:szCs w:val="22"/>
        </w:rPr>
        <w:t>Datos Paciente requeridos</w:t>
      </w:r>
    </w:p>
    <w:p w14:paraId="161F4428" w14:textId="77777777" w:rsidR="00B90E47" w:rsidRPr="00B90E47" w:rsidRDefault="00B90E47" w:rsidP="00B90E47">
      <w:pPr>
        <w:rPr>
          <w:lang w:val="es-MX" w:eastAsia="es-MX"/>
        </w:rPr>
      </w:pPr>
    </w:p>
    <w:tbl>
      <w:tblPr>
        <w:tblStyle w:val="Tablaconcuadrcula1clara-nfasis1"/>
        <w:tblW w:w="9074" w:type="dxa"/>
        <w:tblLook w:val="04A0" w:firstRow="1" w:lastRow="0" w:firstColumn="1" w:lastColumn="0" w:noHBand="0" w:noVBand="1"/>
      </w:tblPr>
      <w:tblGrid>
        <w:gridCol w:w="1650"/>
        <w:gridCol w:w="1210"/>
        <w:gridCol w:w="3281"/>
        <w:gridCol w:w="2933"/>
      </w:tblGrid>
      <w:tr w:rsidR="00B90E47" w:rsidRPr="00B90E47" w14:paraId="50274091" w14:textId="77777777" w:rsidTr="00E37678">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650" w:type="dxa"/>
            <w:shd w:val="clear" w:color="auto" w:fill="5B9BD5" w:themeFill="accent5"/>
            <w:noWrap/>
            <w:vAlign w:val="center"/>
            <w:hideMark/>
          </w:tcPr>
          <w:p w14:paraId="4C45B06D" w14:textId="77777777" w:rsidR="00B90E47" w:rsidRPr="00B90E47" w:rsidRDefault="00B90E47" w:rsidP="00E37678">
            <w:pPr>
              <w:jc w:val="center"/>
              <w:rPr>
                <w:rFonts w:eastAsia="Times New Roman"/>
                <w:color w:val="FFFFFF" w:themeColor="background1"/>
                <w:lang w:eastAsia="es-CL"/>
              </w:rPr>
            </w:pPr>
            <w:r w:rsidRPr="00B90E47">
              <w:rPr>
                <w:rFonts w:eastAsia="Times New Roman"/>
                <w:color w:val="FFFFFF" w:themeColor="background1"/>
                <w:lang w:eastAsia="es-CL"/>
              </w:rPr>
              <w:t>Columna</w:t>
            </w:r>
          </w:p>
        </w:tc>
        <w:tc>
          <w:tcPr>
            <w:tcW w:w="1210" w:type="dxa"/>
            <w:shd w:val="clear" w:color="auto" w:fill="5B9BD5" w:themeFill="accent5"/>
            <w:noWrap/>
            <w:vAlign w:val="center"/>
            <w:hideMark/>
          </w:tcPr>
          <w:p w14:paraId="288E2249" w14:textId="77777777" w:rsidR="00B90E47" w:rsidRPr="00B90E47" w:rsidRDefault="00B90E47" w:rsidP="00B90E47">
            <w:pPr>
              <w:jc w:val="center"/>
              <w:cnfStyle w:val="100000000000" w:firstRow="1" w:lastRow="0" w:firstColumn="0" w:lastColumn="0" w:oddVBand="0" w:evenVBand="0" w:oddHBand="0" w:evenHBand="0" w:firstRowFirstColumn="0" w:firstRowLastColumn="0" w:lastRowFirstColumn="0" w:lastRowLastColumn="0"/>
              <w:rPr>
                <w:rFonts w:eastAsia="Times New Roman"/>
                <w:color w:val="FFFFFF" w:themeColor="background1"/>
                <w:lang w:eastAsia="es-CL"/>
              </w:rPr>
            </w:pPr>
            <w:r w:rsidRPr="00B90E47">
              <w:rPr>
                <w:rFonts w:eastAsia="Times New Roman"/>
                <w:color w:val="FFFFFF" w:themeColor="background1"/>
                <w:lang w:eastAsia="es-CL"/>
              </w:rPr>
              <w:t>Tipo de dato</w:t>
            </w:r>
          </w:p>
        </w:tc>
        <w:tc>
          <w:tcPr>
            <w:tcW w:w="3281" w:type="dxa"/>
            <w:shd w:val="clear" w:color="auto" w:fill="5B9BD5" w:themeFill="accent5"/>
            <w:vAlign w:val="center"/>
            <w:hideMark/>
          </w:tcPr>
          <w:p w14:paraId="6FC61871" w14:textId="77777777" w:rsidR="00B90E47" w:rsidRPr="00B90E47" w:rsidRDefault="00B90E47" w:rsidP="00B90E47">
            <w:pPr>
              <w:jc w:val="center"/>
              <w:cnfStyle w:val="100000000000" w:firstRow="1" w:lastRow="0" w:firstColumn="0" w:lastColumn="0" w:oddVBand="0" w:evenVBand="0" w:oddHBand="0" w:evenHBand="0" w:firstRowFirstColumn="0" w:firstRowLastColumn="0" w:lastRowFirstColumn="0" w:lastRowLastColumn="0"/>
              <w:rPr>
                <w:rFonts w:eastAsia="Times New Roman"/>
                <w:color w:val="FFFFFF" w:themeColor="background1"/>
                <w:lang w:eastAsia="es-CL"/>
              </w:rPr>
            </w:pPr>
            <w:r w:rsidRPr="00B90E47">
              <w:rPr>
                <w:rFonts w:eastAsia="Times New Roman"/>
                <w:color w:val="FFFFFF" w:themeColor="background1"/>
                <w:lang w:eastAsia="es-CL"/>
              </w:rPr>
              <w:t>Descripción</w:t>
            </w:r>
          </w:p>
        </w:tc>
        <w:tc>
          <w:tcPr>
            <w:tcW w:w="2933" w:type="dxa"/>
            <w:shd w:val="clear" w:color="auto" w:fill="5B9BD5" w:themeFill="accent5"/>
            <w:vAlign w:val="center"/>
            <w:hideMark/>
          </w:tcPr>
          <w:p w14:paraId="1DA4A3A9" w14:textId="77777777" w:rsidR="00B90E47" w:rsidRPr="00B90E47" w:rsidRDefault="00B90E47" w:rsidP="00B90E47">
            <w:pPr>
              <w:jc w:val="center"/>
              <w:cnfStyle w:val="100000000000" w:firstRow="1" w:lastRow="0" w:firstColumn="0" w:lastColumn="0" w:oddVBand="0" w:evenVBand="0" w:oddHBand="0" w:evenHBand="0" w:firstRowFirstColumn="0" w:firstRowLastColumn="0" w:lastRowFirstColumn="0" w:lastRowLastColumn="0"/>
              <w:rPr>
                <w:rFonts w:eastAsia="Times New Roman"/>
                <w:color w:val="FFFFFF" w:themeColor="background1"/>
                <w:lang w:eastAsia="es-CL"/>
              </w:rPr>
            </w:pPr>
            <w:r w:rsidRPr="00B90E47">
              <w:rPr>
                <w:rFonts w:eastAsia="Times New Roman"/>
                <w:color w:val="FFFFFF" w:themeColor="background1"/>
                <w:lang w:eastAsia="es-CL"/>
              </w:rPr>
              <w:t>Restricciones</w:t>
            </w:r>
          </w:p>
        </w:tc>
      </w:tr>
      <w:tr w:rsidR="00B90E47" w:rsidRPr="00B90E47" w14:paraId="3E136929" w14:textId="77777777" w:rsidTr="00E37678">
        <w:trPr>
          <w:trHeight w:val="276"/>
        </w:trPr>
        <w:tc>
          <w:tcPr>
            <w:cnfStyle w:val="001000000000" w:firstRow="0" w:lastRow="0" w:firstColumn="1" w:lastColumn="0" w:oddVBand="0" w:evenVBand="0" w:oddHBand="0" w:evenHBand="0" w:firstRowFirstColumn="0" w:firstRowLastColumn="0" w:lastRowFirstColumn="0" w:lastRowLastColumn="0"/>
            <w:tcW w:w="1650" w:type="dxa"/>
            <w:noWrap/>
            <w:vAlign w:val="center"/>
            <w:hideMark/>
          </w:tcPr>
          <w:p w14:paraId="0CE4E108" w14:textId="77777777" w:rsidR="00B90E47" w:rsidRPr="00B90E47" w:rsidRDefault="00B90E47" w:rsidP="00E37678">
            <w:pPr>
              <w:jc w:val="center"/>
              <w:rPr>
                <w:rFonts w:eastAsia="Times New Roman"/>
                <w:color w:val="000000"/>
                <w:lang w:eastAsia="es-CL"/>
              </w:rPr>
            </w:pPr>
            <w:r w:rsidRPr="00B90E47">
              <w:rPr>
                <w:rFonts w:eastAsia="Times New Roman"/>
                <w:color w:val="000000"/>
                <w:lang w:eastAsia="es-CL"/>
              </w:rPr>
              <w:t>N Epivigila</w:t>
            </w:r>
          </w:p>
        </w:tc>
        <w:tc>
          <w:tcPr>
            <w:tcW w:w="1210" w:type="dxa"/>
            <w:noWrap/>
            <w:vAlign w:val="center"/>
            <w:hideMark/>
          </w:tcPr>
          <w:p w14:paraId="4399A807" w14:textId="77777777" w:rsidR="00B90E47" w:rsidRPr="00B90E47" w:rsidRDefault="00B90E47" w:rsidP="00E37678">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Número</w:t>
            </w:r>
          </w:p>
        </w:tc>
        <w:tc>
          <w:tcPr>
            <w:tcW w:w="3281" w:type="dxa"/>
            <w:vAlign w:val="center"/>
            <w:hideMark/>
          </w:tcPr>
          <w:p w14:paraId="78CFF041"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 xml:space="preserve">Id Epivigila </w:t>
            </w:r>
          </w:p>
        </w:tc>
        <w:tc>
          <w:tcPr>
            <w:tcW w:w="2933" w:type="dxa"/>
            <w:vAlign w:val="center"/>
            <w:hideMark/>
          </w:tcPr>
          <w:p w14:paraId="5C40D40A"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Opcional</w:t>
            </w:r>
          </w:p>
        </w:tc>
      </w:tr>
      <w:tr w:rsidR="00B90E47" w:rsidRPr="00B90E47" w14:paraId="6D7D1F6D" w14:textId="77777777" w:rsidTr="00E37678">
        <w:trPr>
          <w:trHeight w:val="553"/>
        </w:trPr>
        <w:tc>
          <w:tcPr>
            <w:cnfStyle w:val="001000000000" w:firstRow="0" w:lastRow="0" w:firstColumn="1" w:lastColumn="0" w:oddVBand="0" w:evenVBand="0" w:oddHBand="0" w:evenHBand="0" w:firstRowFirstColumn="0" w:firstRowLastColumn="0" w:lastRowFirstColumn="0" w:lastRowLastColumn="0"/>
            <w:tcW w:w="1650" w:type="dxa"/>
            <w:noWrap/>
            <w:vAlign w:val="center"/>
            <w:hideMark/>
          </w:tcPr>
          <w:p w14:paraId="09B62875" w14:textId="26DF1F6A" w:rsidR="00B90E47" w:rsidRPr="00B90E47" w:rsidRDefault="00B90E47" w:rsidP="00E37678">
            <w:pPr>
              <w:jc w:val="center"/>
              <w:rPr>
                <w:rFonts w:eastAsia="Times New Roman"/>
                <w:color w:val="000000"/>
                <w:lang w:eastAsia="es-CL"/>
              </w:rPr>
            </w:pPr>
            <w:r w:rsidRPr="00B90E47">
              <w:rPr>
                <w:rFonts w:eastAsia="Times New Roman"/>
                <w:color w:val="000000"/>
                <w:lang w:eastAsia="es-CL"/>
              </w:rPr>
              <w:t>R</w:t>
            </w:r>
            <w:r w:rsidR="002B53C3">
              <w:rPr>
                <w:rFonts w:eastAsia="Times New Roman"/>
                <w:color w:val="000000"/>
                <w:lang w:eastAsia="es-CL"/>
              </w:rPr>
              <w:t>UN</w:t>
            </w:r>
            <w:r w:rsidRPr="00B90E47">
              <w:rPr>
                <w:rFonts w:eastAsia="Times New Roman"/>
                <w:color w:val="000000"/>
                <w:lang w:eastAsia="es-CL"/>
              </w:rPr>
              <w:t xml:space="preserve"> o Pasaporte</w:t>
            </w:r>
          </w:p>
        </w:tc>
        <w:tc>
          <w:tcPr>
            <w:tcW w:w="1210" w:type="dxa"/>
            <w:noWrap/>
            <w:vAlign w:val="center"/>
            <w:hideMark/>
          </w:tcPr>
          <w:p w14:paraId="2C3ACCD3" w14:textId="77777777" w:rsidR="00B90E47" w:rsidRPr="00B90E47" w:rsidRDefault="00B90E47" w:rsidP="00E37678">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Texto</w:t>
            </w:r>
          </w:p>
        </w:tc>
        <w:tc>
          <w:tcPr>
            <w:tcW w:w="3281" w:type="dxa"/>
            <w:vAlign w:val="center"/>
            <w:hideMark/>
          </w:tcPr>
          <w:p w14:paraId="66D07698" w14:textId="1BCD4F93" w:rsidR="00B90E47" w:rsidRPr="00B90E47" w:rsidRDefault="00D37BD0"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Número</w:t>
            </w:r>
            <w:r w:rsidR="00B90E47" w:rsidRPr="00B90E47">
              <w:rPr>
                <w:rFonts w:eastAsia="Times New Roman"/>
                <w:color w:val="000000"/>
                <w:lang w:eastAsia="es-CL"/>
              </w:rPr>
              <w:t xml:space="preserve"> de identificación del paciente</w:t>
            </w:r>
          </w:p>
        </w:tc>
        <w:tc>
          <w:tcPr>
            <w:tcW w:w="2933" w:type="dxa"/>
            <w:vAlign w:val="center"/>
            <w:hideMark/>
          </w:tcPr>
          <w:p w14:paraId="66628B0B"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Obligatorio y válido en caso de ser RUN</w:t>
            </w:r>
          </w:p>
        </w:tc>
      </w:tr>
      <w:tr w:rsidR="00B90E47" w:rsidRPr="00B90E47" w14:paraId="08037385" w14:textId="77777777" w:rsidTr="00E37678">
        <w:trPr>
          <w:trHeight w:val="276"/>
        </w:trPr>
        <w:tc>
          <w:tcPr>
            <w:cnfStyle w:val="001000000000" w:firstRow="0" w:lastRow="0" w:firstColumn="1" w:lastColumn="0" w:oddVBand="0" w:evenVBand="0" w:oddHBand="0" w:evenHBand="0" w:firstRowFirstColumn="0" w:firstRowLastColumn="0" w:lastRowFirstColumn="0" w:lastRowLastColumn="0"/>
            <w:tcW w:w="1650" w:type="dxa"/>
            <w:vMerge w:val="restart"/>
            <w:noWrap/>
            <w:vAlign w:val="center"/>
            <w:hideMark/>
          </w:tcPr>
          <w:p w14:paraId="742B9128" w14:textId="77777777" w:rsidR="00B90E47" w:rsidRPr="00B90E47" w:rsidRDefault="00B90E47" w:rsidP="00E37678">
            <w:pPr>
              <w:jc w:val="center"/>
              <w:rPr>
                <w:rFonts w:eastAsia="Times New Roman"/>
                <w:color w:val="000000"/>
                <w:lang w:eastAsia="es-CL"/>
              </w:rPr>
            </w:pPr>
            <w:r w:rsidRPr="00B90E47">
              <w:rPr>
                <w:rFonts w:eastAsia="Times New Roman"/>
                <w:color w:val="000000"/>
                <w:lang w:eastAsia="es-CL"/>
              </w:rPr>
              <w:t>Tipo documento</w:t>
            </w:r>
          </w:p>
        </w:tc>
        <w:tc>
          <w:tcPr>
            <w:tcW w:w="1210" w:type="dxa"/>
            <w:vMerge w:val="restart"/>
            <w:noWrap/>
            <w:vAlign w:val="center"/>
            <w:hideMark/>
          </w:tcPr>
          <w:p w14:paraId="466C8F69" w14:textId="77777777" w:rsidR="00B90E47" w:rsidRPr="00B90E47" w:rsidRDefault="00B90E47" w:rsidP="00E37678">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Texto</w:t>
            </w:r>
          </w:p>
        </w:tc>
        <w:tc>
          <w:tcPr>
            <w:tcW w:w="3281" w:type="dxa"/>
            <w:vAlign w:val="center"/>
            <w:hideMark/>
          </w:tcPr>
          <w:p w14:paraId="4DC68DEE"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RUN</w:t>
            </w:r>
          </w:p>
        </w:tc>
        <w:tc>
          <w:tcPr>
            <w:tcW w:w="2933" w:type="dxa"/>
            <w:vMerge w:val="restart"/>
            <w:vAlign w:val="center"/>
            <w:hideMark/>
          </w:tcPr>
          <w:p w14:paraId="553FB4AF"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Obligatorio</w:t>
            </w:r>
          </w:p>
        </w:tc>
      </w:tr>
      <w:tr w:rsidR="00B90E47" w:rsidRPr="00B90E47" w14:paraId="3389C314" w14:textId="77777777" w:rsidTr="00E37678">
        <w:trPr>
          <w:trHeight w:val="276"/>
        </w:trPr>
        <w:tc>
          <w:tcPr>
            <w:cnfStyle w:val="001000000000" w:firstRow="0" w:lastRow="0" w:firstColumn="1" w:lastColumn="0" w:oddVBand="0" w:evenVBand="0" w:oddHBand="0" w:evenHBand="0" w:firstRowFirstColumn="0" w:firstRowLastColumn="0" w:lastRowFirstColumn="0" w:lastRowLastColumn="0"/>
            <w:tcW w:w="1650" w:type="dxa"/>
            <w:vMerge/>
            <w:vAlign w:val="center"/>
            <w:hideMark/>
          </w:tcPr>
          <w:p w14:paraId="077375E9" w14:textId="77777777" w:rsidR="00B90E47" w:rsidRPr="00B90E47" w:rsidRDefault="00B90E47" w:rsidP="00E37678">
            <w:pPr>
              <w:jc w:val="center"/>
              <w:rPr>
                <w:rFonts w:eastAsia="Times New Roman"/>
                <w:color w:val="000000"/>
                <w:lang w:eastAsia="es-CL"/>
              </w:rPr>
            </w:pPr>
          </w:p>
        </w:tc>
        <w:tc>
          <w:tcPr>
            <w:tcW w:w="1210" w:type="dxa"/>
            <w:vMerge/>
            <w:vAlign w:val="center"/>
            <w:hideMark/>
          </w:tcPr>
          <w:p w14:paraId="737F0EC8" w14:textId="77777777" w:rsidR="00B90E47" w:rsidRPr="00B90E47" w:rsidRDefault="00B90E47" w:rsidP="00E37678">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p>
        </w:tc>
        <w:tc>
          <w:tcPr>
            <w:tcW w:w="3281" w:type="dxa"/>
            <w:vAlign w:val="center"/>
            <w:hideMark/>
          </w:tcPr>
          <w:p w14:paraId="6C671620"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PASAPORTE</w:t>
            </w:r>
          </w:p>
        </w:tc>
        <w:tc>
          <w:tcPr>
            <w:tcW w:w="2933" w:type="dxa"/>
            <w:vMerge/>
            <w:vAlign w:val="center"/>
            <w:hideMark/>
          </w:tcPr>
          <w:p w14:paraId="49C8B30D"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p>
        </w:tc>
      </w:tr>
      <w:tr w:rsidR="00B90E47" w:rsidRPr="00B90E47" w14:paraId="6F5111E6" w14:textId="77777777" w:rsidTr="00E37678">
        <w:trPr>
          <w:trHeight w:val="276"/>
        </w:trPr>
        <w:tc>
          <w:tcPr>
            <w:cnfStyle w:val="001000000000" w:firstRow="0" w:lastRow="0" w:firstColumn="1" w:lastColumn="0" w:oddVBand="0" w:evenVBand="0" w:oddHBand="0" w:evenHBand="0" w:firstRowFirstColumn="0" w:firstRowLastColumn="0" w:lastRowFirstColumn="0" w:lastRowLastColumn="0"/>
            <w:tcW w:w="1650" w:type="dxa"/>
            <w:vMerge/>
            <w:vAlign w:val="center"/>
            <w:hideMark/>
          </w:tcPr>
          <w:p w14:paraId="470DA970" w14:textId="77777777" w:rsidR="00B90E47" w:rsidRPr="00B90E47" w:rsidRDefault="00B90E47" w:rsidP="00E37678">
            <w:pPr>
              <w:jc w:val="center"/>
              <w:rPr>
                <w:rFonts w:eastAsia="Times New Roman"/>
                <w:color w:val="000000"/>
                <w:lang w:eastAsia="es-CL"/>
              </w:rPr>
            </w:pPr>
          </w:p>
        </w:tc>
        <w:tc>
          <w:tcPr>
            <w:tcW w:w="1210" w:type="dxa"/>
            <w:vMerge/>
            <w:vAlign w:val="center"/>
            <w:hideMark/>
          </w:tcPr>
          <w:p w14:paraId="7229F8FD" w14:textId="77777777" w:rsidR="00B90E47" w:rsidRPr="00B90E47" w:rsidRDefault="00B90E47" w:rsidP="00E37678">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p>
        </w:tc>
        <w:tc>
          <w:tcPr>
            <w:tcW w:w="3281" w:type="dxa"/>
            <w:vAlign w:val="center"/>
            <w:hideMark/>
          </w:tcPr>
          <w:p w14:paraId="4F41F0CE"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DNI PAIS DE ORIGEN</w:t>
            </w:r>
          </w:p>
        </w:tc>
        <w:tc>
          <w:tcPr>
            <w:tcW w:w="2933" w:type="dxa"/>
            <w:vMerge/>
            <w:vAlign w:val="center"/>
            <w:hideMark/>
          </w:tcPr>
          <w:p w14:paraId="2FBFE215"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p>
        </w:tc>
      </w:tr>
      <w:tr w:rsidR="00B90E47" w:rsidRPr="00B90E47" w14:paraId="34A893C0" w14:textId="77777777" w:rsidTr="00E37678">
        <w:trPr>
          <w:trHeight w:val="276"/>
        </w:trPr>
        <w:tc>
          <w:tcPr>
            <w:cnfStyle w:val="001000000000" w:firstRow="0" w:lastRow="0" w:firstColumn="1" w:lastColumn="0" w:oddVBand="0" w:evenVBand="0" w:oddHBand="0" w:evenHBand="0" w:firstRowFirstColumn="0" w:firstRowLastColumn="0" w:lastRowFirstColumn="0" w:lastRowLastColumn="0"/>
            <w:tcW w:w="1650" w:type="dxa"/>
            <w:vMerge/>
            <w:vAlign w:val="center"/>
            <w:hideMark/>
          </w:tcPr>
          <w:p w14:paraId="14288F55" w14:textId="77777777" w:rsidR="00B90E47" w:rsidRPr="00B90E47" w:rsidRDefault="00B90E47" w:rsidP="00E37678">
            <w:pPr>
              <w:jc w:val="center"/>
              <w:rPr>
                <w:rFonts w:eastAsia="Times New Roman"/>
                <w:color w:val="000000"/>
                <w:lang w:eastAsia="es-CL"/>
              </w:rPr>
            </w:pPr>
          </w:p>
        </w:tc>
        <w:tc>
          <w:tcPr>
            <w:tcW w:w="1210" w:type="dxa"/>
            <w:vMerge/>
            <w:vAlign w:val="center"/>
            <w:hideMark/>
          </w:tcPr>
          <w:p w14:paraId="730F5D35" w14:textId="77777777" w:rsidR="00B90E47" w:rsidRPr="00B90E47" w:rsidRDefault="00B90E47" w:rsidP="00E37678">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p>
        </w:tc>
        <w:tc>
          <w:tcPr>
            <w:tcW w:w="3281" w:type="dxa"/>
            <w:vAlign w:val="center"/>
            <w:hideMark/>
          </w:tcPr>
          <w:p w14:paraId="2F77B656"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SIN DOCUMENTACION</w:t>
            </w:r>
          </w:p>
        </w:tc>
        <w:tc>
          <w:tcPr>
            <w:tcW w:w="2933" w:type="dxa"/>
            <w:vMerge/>
            <w:vAlign w:val="center"/>
            <w:hideMark/>
          </w:tcPr>
          <w:p w14:paraId="1E9AD34B"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p>
        </w:tc>
      </w:tr>
      <w:tr w:rsidR="00B90E47" w:rsidRPr="00B90E47" w14:paraId="086E6D3D" w14:textId="77777777" w:rsidTr="00E37678">
        <w:trPr>
          <w:trHeight w:val="276"/>
        </w:trPr>
        <w:tc>
          <w:tcPr>
            <w:cnfStyle w:val="001000000000" w:firstRow="0" w:lastRow="0" w:firstColumn="1" w:lastColumn="0" w:oddVBand="0" w:evenVBand="0" w:oddHBand="0" w:evenHBand="0" w:firstRowFirstColumn="0" w:firstRowLastColumn="0" w:lastRowFirstColumn="0" w:lastRowLastColumn="0"/>
            <w:tcW w:w="1650" w:type="dxa"/>
            <w:vMerge/>
            <w:vAlign w:val="center"/>
            <w:hideMark/>
          </w:tcPr>
          <w:p w14:paraId="42390CBC" w14:textId="77777777" w:rsidR="00B90E47" w:rsidRPr="00B90E47" w:rsidRDefault="00B90E47" w:rsidP="00E37678">
            <w:pPr>
              <w:jc w:val="center"/>
              <w:rPr>
                <w:rFonts w:eastAsia="Times New Roman"/>
                <w:color w:val="000000"/>
                <w:lang w:eastAsia="es-CL"/>
              </w:rPr>
            </w:pPr>
          </w:p>
        </w:tc>
        <w:tc>
          <w:tcPr>
            <w:tcW w:w="1210" w:type="dxa"/>
            <w:vMerge/>
            <w:vAlign w:val="center"/>
            <w:hideMark/>
          </w:tcPr>
          <w:p w14:paraId="21AA55ED" w14:textId="77777777" w:rsidR="00B90E47" w:rsidRPr="00B90E47" w:rsidRDefault="00B90E47" w:rsidP="00E37678">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p>
        </w:tc>
        <w:tc>
          <w:tcPr>
            <w:tcW w:w="3281" w:type="dxa"/>
            <w:vAlign w:val="center"/>
            <w:hideMark/>
          </w:tcPr>
          <w:p w14:paraId="1EAF1F78"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N° FICHA CLINICA</w:t>
            </w:r>
          </w:p>
        </w:tc>
        <w:tc>
          <w:tcPr>
            <w:tcW w:w="2933" w:type="dxa"/>
            <w:vMerge/>
            <w:vAlign w:val="center"/>
            <w:hideMark/>
          </w:tcPr>
          <w:p w14:paraId="3F57052D"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p>
        </w:tc>
      </w:tr>
      <w:tr w:rsidR="00B90E47" w:rsidRPr="00B90E47" w14:paraId="3504B364" w14:textId="77777777" w:rsidTr="00E37678">
        <w:trPr>
          <w:trHeight w:val="276"/>
        </w:trPr>
        <w:tc>
          <w:tcPr>
            <w:cnfStyle w:val="001000000000" w:firstRow="0" w:lastRow="0" w:firstColumn="1" w:lastColumn="0" w:oddVBand="0" w:evenVBand="0" w:oddHBand="0" w:evenHBand="0" w:firstRowFirstColumn="0" w:firstRowLastColumn="0" w:lastRowFirstColumn="0" w:lastRowLastColumn="0"/>
            <w:tcW w:w="1650" w:type="dxa"/>
            <w:noWrap/>
            <w:vAlign w:val="center"/>
            <w:hideMark/>
          </w:tcPr>
          <w:p w14:paraId="0F616121" w14:textId="77777777" w:rsidR="00B90E47" w:rsidRPr="00B90E47" w:rsidRDefault="00B90E47" w:rsidP="00E37678">
            <w:pPr>
              <w:jc w:val="center"/>
              <w:rPr>
                <w:rFonts w:eastAsia="Times New Roman"/>
                <w:color w:val="000000"/>
                <w:lang w:eastAsia="es-CL"/>
              </w:rPr>
            </w:pPr>
            <w:r w:rsidRPr="00B90E47">
              <w:rPr>
                <w:rFonts w:eastAsia="Times New Roman"/>
                <w:color w:val="000000"/>
                <w:lang w:eastAsia="es-CL"/>
              </w:rPr>
              <w:t>Nombres</w:t>
            </w:r>
          </w:p>
        </w:tc>
        <w:tc>
          <w:tcPr>
            <w:tcW w:w="1210" w:type="dxa"/>
            <w:noWrap/>
            <w:vAlign w:val="center"/>
            <w:hideMark/>
          </w:tcPr>
          <w:p w14:paraId="25D7E9A9" w14:textId="77777777" w:rsidR="00B90E47" w:rsidRPr="00B90E47" w:rsidRDefault="00B90E47" w:rsidP="00E37678">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Texto</w:t>
            </w:r>
          </w:p>
        </w:tc>
        <w:tc>
          <w:tcPr>
            <w:tcW w:w="3281" w:type="dxa"/>
            <w:vAlign w:val="center"/>
            <w:hideMark/>
          </w:tcPr>
          <w:p w14:paraId="672BB47C"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Nombres del paciente</w:t>
            </w:r>
          </w:p>
        </w:tc>
        <w:tc>
          <w:tcPr>
            <w:tcW w:w="2933" w:type="dxa"/>
            <w:vAlign w:val="center"/>
            <w:hideMark/>
          </w:tcPr>
          <w:p w14:paraId="12B7ECD0"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Obligatorio</w:t>
            </w:r>
          </w:p>
        </w:tc>
      </w:tr>
      <w:tr w:rsidR="00B90E47" w:rsidRPr="00B90E47" w14:paraId="2919C5DB" w14:textId="77777777" w:rsidTr="00E37678">
        <w:trPr>
          <w:trHeight w:val="276"/>
        </w:trPr>
        <w:tc>
          <w:tcPr>
            <w:cnfStyle w:val="001000000000" w:firstRow="0" w:lastRow="0" w:firstColumn="1" w:lastColumn="0" w:oddVBand="0" w:evenVBand="0" w:oddHBand="0" w:evenHBand="0" w:firstRowFirstColumn="0" w:firstRowLastColumn="0" w:lastRowFirstColumn="0" w:lastRowLastColumn="0"/>
            <w:tcW w:w="1650" w:type="dxa"/>
            <w:noWrap/>
            <w:vAlign w:val="center"/>
            <w:hideMark/>
          </w:tcPr>
          <w:p w14:paraId="1062D647" w14:textId="77777777" w:rsidR="00B90E47" w:rsidRPr="00B90E47" w:rsidRDefault="00B90E47" w:rsidP="00E37678">
            <w:pPr>
              <w:jc w:val="center"/>
              <w:rPr>
                <w:rFonts w:eastAsia="Times New Roman"/>
                <w:color w:val="000000"/>
                <w:lang w:eastAsia="es-CL"/>
              </w:rPr>
            </w:pPr>
            <w:r w:rsidRPr="00B90E47">
              <w:rPr>
                <w:rFonts w:eastAsia="Times New Roman"/>
                <w:color w:val="000000"/>
                <w:lang w:eastAsia="es-CL"/>
              </w:rPr>
              <w:t>Apellido paterno</w:t>
            </w:r>
          </w:p>
        </w:tc>
        <w:tc>
          <w:tcPr>
            <w:tcW w:w="1210" w:type="dxa"/>
            <w:noWrap/>
            <w:vAlign w:val="center"/>
            <w:hideMark/>
          </w:tcPr>
          <w:p w14:paraId="3AC31831" w14:textId="77777777" w:rsidR="00B90E47" w:rsidRPr="00B90E47" w:rsidRDefault="00B90E47" w:rsidP="00E37678">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Texto</w:t>
            </w:r>
          </w:p>
        </w:tc>
        <w:tc>
          <w:tcPr>
            <w:tcW w:w="3281" w:type="dxa"/>
            <w:vAlign w:val="center"/>
            <w:hideMark/>
          </w:tcPr>
          <w:p w14:paraId="6983E4B1"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Apellido paterno del paciente</w:t>
            </w:r>
          </w:p>
        </w:tc>
        <w:tc>
          <w:tcPr>
            <w:tcW w:w="2933" w:type="dxa"/>
            <w:vAlign w:val="center"/>
            <w:hideMark/>
          </w:tcPr>
          <w:p w14:paraId="03E952CA"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Obligatorio</w:t>
            </w:r>
          </w:p>
        </w:tc>
      </w:tr>
      <w:tr w:rsidR="00B90E47" w:rsidRPr="00B90E47" w14:paraId="72D15EEE" w14:textId="77777777" w:rsidTr="00E37678">
        <w:trPr>
          <w:trHeight w:val="553"/>
        </w:trPr>
        <w:tc>
          <w:tcPr>
            <w:cnfStyle w:val="001000000000" w:firstRow="0" w:lastRow="0" w:firstColumn="1" w:lastColumn="0" w:oddVBand="0" w:evenVBand="0" w:oddHBand="0" w:evenHBand="0" w:firstRowFirstColumn="0" w:firstRowLastColumn="0" w:lastRowFirstColumn="0" w:lastRowLastColumn="0"/>
            <w:tcW w:w="1650" w:type="dxa"/>
            <w:noWrap/>
            <w:vAlign w:val="center"/>
            <w:hideMark/>
          </w:tcPr>
          <w:p w14:paraId="5CC83E6B" w14:textId="77777777" w:rsidR="00B90E47" w:rsidRPr="00B90E47" w:rsidRDefault="00B90E47" w:rsidP="00E37678">
            <w:pPr>
              <w:jc w:val="center"/>
              <w:rPr>
                <w:rFonts w:eastAsia="Times New Roman"/>
                <w:color w:val="000000"/>
                <w:lang w:eastAsia="es-CL"/>
              </w:rPr>
            </w:pPr>
            <w:r w:rsidRPr="00B90E47">
              <w:rPr>
                <w:rFonts w:eastAsia="Times New Roman"/>
                <w:color w:val="000000"/>
                <w:lang w:eastAsia="es-CL"/>
              </w:rPr>
              <w:t>Apellido materno</w:t>
            </w:r>
          </w:p>
        </w:tc>
        <w:tc>
          <w:tcPr>
            <w:tcW w:w="1210" w:type="dxa"/>
            <w:noWrap/>
            <w:vAlign w:val="center"/>
            <w:hideMark/>
          </w:tcPr>
          <w:p w14:paraId="090F833D" w14:textId="77777777" w:rsidR="00B90E47" w:rsidRPr="00B90E47" w:rsidRDefault="00B90E47" w:rsidP="00E37678">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Texto</w:t>
            </w:r>
          </w:p>
        </w:tc>
        <w:tc>
          <w:tcPr>
            <w:tcW w:w="3281" w:type="dxa"/>
            <w:vAlign w:val="center"/>
            <w:hideMark/>
          </w:tcPr>
          <w:p w14:paraId="332A7202"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Apellido Materno del paciente</w:t>
            </w:r>
          </w:p>
        </w:tc>
        <w:tc>
          <w:tcPr>
            <w:tcW w:w="2933" w:type="dxa"/>
            <w:vAlign w:val="center"/>
            <w:hideMark/>
          </w:tcPr>
          <w:p w14:paraId="7E648F10" w14:textId="28E80833"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Obligatorio, en caso no poseer indicar: "."</w:t>
            </w:r>
          </w:p>
        </w:tc>
      </w:tr>
      <w:tr w:rsidR="00B90E47" w:rsidRPr="00B90E47" w14:paraId="535EF242" w14:textId="77777777" w:rsidTr="00E37678">
        <w:trPr>
          <w:trHeight w:val="553"/>
        </w:trPr>
        <w:tc>
          <w:tcPr>
            <w:cnfStyle w:val="001000000000" w:firstRow="0" w:lastRow="0" w:firstColumn="1" w:lastColumn="0" w:oddVBand="0" w:evenVBand="0" w:oddHBand="0" w:evenHBand="0" w:firstRowFirstColumn="0" w:firstRowLastColumn="0" w:lastRowFirstColumn="0" w:lastRowLastColumn="0"/>
            <w:tcW w:w="1650" w:type="dxa"/>
            <w:noWrap/>
            <w:vAlign w:val="center"/>
            <w:hideMark/>
          </w:tcPr>
          <w:p w14:paraId="6533D60E" w14:textId="77777777" w:rsidR="00B90E47" w:rsidRPr="00B90E47" w:rsidRDefault="00B90E47" w:rsidP="00E37678">
            <w:pPr>
              <w:jc w:val="center"/>
              <w:rPr>
                <w:rFonts w:eastAsia="Times New Roman"/>
                <w:color w:val="000000"/>
                <w:lang w:eastAsia="es-CL"/>
              </w:rPr>
            </w:pPr>
            <w:r w:rsidRPr="00B90E47">
              <w:rPr>
                <w:rFonts w:eastAsia="Times New Roman"/>
                <w:color w:val="000000"/>
                <w:lang w:eastAsia="es-CL"/>
              </w:rPr>
              <w:t>Sexo</w:t>
            </w:r>
          </w:p>
        </w:tc>
        <w:tc>
          <w:tcPr>
            <w:tcW w:w="1210" w:type="dxa"/>
            <w:noWrap/>
            <w:vAlign w:val="center"/>
            <w:hideMark/>
          </w:tcPr>
          <w:p w14:paraId="10A7D232" w14:textId="77777777" w:rsidR="00B90E47" w:rsidRPr="00B90E47" w:rsidRDefault="00B90E47" w:rsidP="00E37678">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Texto</w:t>
            </w:r>
          </w:p>
        </w:tc>
        <w:tc>
          <w:tcPr>
            <w:tcW w:w="3281" w:type="dxa"/>
            <w:vAlign w:val="center"/>
            <w:hideMark/>
          </w:tcPr>
          <w:p w14:paraId="11378C5A"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Sexo del paciente</w:t>
            </w:r>
          </w:p>
        </w:tc>
        <w:tc>
          <w:tcPr>
            <w:tcW w:w="2933" w:type="dxa"/>
            <w:vAlign w:val="center"/>
            <w:hideMark/>
          </w:tcPr>
          <w:p w14:paraId="1B10176A"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Obligatorio y solo podrá ser M, F, Intersex o Desconocido</w:t>
            </w:r>
          </w:p>
        </w:tc>
      </w:tr>
      <w:tr w:rsidR="00B90E47" w:rsidRPr="00B90E47" w14:paraId="37DC435D" w14:textId="77777777" w:rsidTr="00E37678">
        <w:trPr>
          <w:trHeight w:val="553"/>
        </w:trPr>
        <w:tc>
          <w:tcPr>
            <w:cnfStyle w:val="001000000000" w:firstRow="0" w:lastRow="0" w:firstColumn="1" w:lastColumn="0" w:oddVBand="0" w:evenVBand="0" w:oddHBand="0" w:evenHBand="0" w:firstRowFirstColumn="0" w:firstRowLastColumn="0" w:lastRowFirstColumn="0" w:lastRowLastColumn="0"/>
            <w:tcW w:w="1650" w:type="dxa"/>
            <w:noWrap/>
            <w:vAlign w:val="center"/>
            <w:hideMark/>
          </w:tcPr>
          <w:p w14:paraId="7C80A304" w14:textId="77777777" w:rsidR="00B90E47" w:rsidRPr="00B90E47" w:rsidRDefault="00B90E47" w:rsidP="00E37678">
            <w:pPr>
              <w:jc w:val="center"/>
              <w:rPr>
                <w:rFonts w:eastAsia="Times New Roman"/>
                <w:color w:val="000000"/>
                <w:lang w:eastAsia="es-CL"/>
              </w:rPr>
            </w:pPr>
            <w:r w:rsidRPr="00B90E47">
              <w:rPr>
                <w:rFonts w:eastAsia="Times New Roman"/>
                <w:color w:val="000000"/>
                <w:lang w:eastAsia="es-CL"/>
              </w:rPr>
              <w:t>Dirección</w:t>
            </w:r>
          </w:p>
        </w:tc>
        <w:tc>
          <w:tcPr>
            <w:tcW w:w="1210" w:type="dxa"/>
            <w:noWrap/>
            <w:vAlign w:val="center"/>
            <w:hideMark/>
          </w:tcPr>
          <w:p w14:paraId="6DFAD6DF" w14:textId="77777777" w:rsidR="00B90E47" w:rsidRPr="00B90E47" w:rsidRDefault="00B90E47" w:rsidP="00E37678">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Texto</w:t>
            </w:r>
          </w:p>
        </w:tc>
        <w:tc>
          <w:tcPr>
            <w:tcW w:w="3281" w:type="dxa"/>
            <w:vAlign w:val="center"/>
            <w:hideMark/>
          </w:tcPr>
          <w:p w14:paraId="4B12241E" w14:textId="5AFBE1E5"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Dirección del paciente</w:t>
            </w:r>
          </w:p>
        </w:tc>
        <w:tc>
          <w:tcPr>
            <w:tcW w:w="2933" w:type="dxa"/>
            <w:vAlign w:val="center"/>
            <w:hideMark/>
          </w:tcPr>
          <w:p w14:paraId="12007D86"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Obligatorio, Ejemplo: Avenida El Bosque.</w:t>
            </w:r>
          </w:p>
        </w:tc>
      </w:tr>
      <w:tr w:rsidR="00B90E47" w:rsidRPr="00B90E47" w14:paraId="12905974" w14:textId="77777777" w:rsidTr="00E37678">
        <w:trPr>
          <w:trHeight w:val="276"/>
        </w:trPr>
        <w:tc>
          <w:tcPr>
            <w:cnfStyle w:val="001000000000" w:firstRow="0" w:lastRow="0" w:firstColumn="1" w:lastColumn="0" w:oddVBand="0" w:evenVBand="0" w:oddHBand="0" w:evenHBand="0" w:firstRowFirstColumn="0" w:firstRowLastColumn="0" w:lastRowFirstColumn="0" w:lastRowLastColumn="0"/>
            <w:tcW w:w="1650" w:type="dxa"/>
            <w:noWrap/>
            <w:vAlign w:val="center"/>
            <w:hideMark/>
          </w:tcPr>
          <w:p w14:paraId="18111DC8" w14:textId="77777777" w:rsidR="00B90E47" w:rsidRPr="00B90E47" w:rsidRDefault="00B90E47" w:rsidP="00E37678">
            <w:pPr>
              <w:jc w:val="center"/>
              <w:rPr>
                <w:rFonts w:eastAsia="Times New Roman"/>
                <w:color w:val="000000"/>
                <w:lang w:eastAsia="es-CL"/>
              </w:rPr>
            </w:pPr>
            <w:r w:rsidRPr="00B90E47">
              <w:rPr>
                <w:rFonts w:eastAsia="Times New Roman"/>
                <w:color w:val="000000"/>
                <w:lang w:eastAsia="es-CL"/>
              </w:rPr>
              <w:t>Teléfono</w:t>
            </w:r>
          </w:p>
        </w:tc>
        <w:tc>
          <w:tcPr>
            <w:tcW w:w="1210" w:type="dxa"/>
            <w:noWrap/>
            <w:vAlign w:val="center"/>
            <w:hideMark/>
          </w:tcPr>
          <w:p w14:paraId="63B030B6" w14:textId="5F44C6B8" w:rsidR="00B90E47" w:rsidRPr="00B90E47" w:rsidRDefault="00B90E47" w:rsidP="00E37678">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N</w:t>
            </w:r>
            <w:r w:rsidR="006E7052">
              <w:rPr>
                <w:rFonts w:eastAsia="Times New Roman"/>
                <w:color w:val="000000"/>
                <w:lang w:eastAsia="es-CL"/>
              </w:rPr>
              <w:t>ú</w:t>
            </w:r>
            <w:r w:rsidRPr="00B90E47">
              <w:rPr>
                <w:rFonts w:eastAsia="Times New Roman"/>
                <w:color w:val="000000"/>
                <w:lang w:eastAsia="es-CL"/>
              </w:rPr>
              <w:t>mero</w:t>
            </w:r>
          </w:p>
        </w:tc>
        <w:tc>
          <w:tcPr>
            <w:tcW w:w="3281" w:type="dxa"/>
            <w:vAlign w:val="center"/>
            <w:hideMark/>
          </w:tcPr>
          <w:p w14:paraId="794992A7" w14:textId="08238562"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N</w:t>
            </w:r>
            <w:r w:rsidR="006E7052">
              <w:rPr>
                <w:rFonts w:eastAsia="Times New Roman"/>
                <w:color w:val="000000"/>
                <w:lang w:eastAsia="es-CL"/>
              </w:rPr>
              <w:t>ú</w:t>
            </w:r>
            <w:r w:rsidRPr="00B90E47">
              <w:rPr>
                <w:rFonts w:eastAsia="Times New Roman"/>
                <w:color w:val="000000"/>
                <w:lang w:eastAsia="es-CL"/>
              </w:rPr>
              <w:t>mero de teléfono del paciente</w:t>
            </w:r>
          </w:p>
        </w:tc>
        <w:tc>
          <w:tcPr>
            <w:tcW w:w="2933" w:type="dxa"/>
            <w:vAlign w:val="center"/>
            <w:hideMark/>
          </w:tcPr>
          <w:p w14:paraId="168BF706"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Obligatorio</w:t>
            </w:r>
          </w:p>
        </w:tc>
      </w:tr>
      <w:tr w:rsidR="00B90E47" w:rsidRPr="00B90E47" w14:paraId="56E66E9F" w14:textId="77777777" w:rsidTr="00E37678">
        <w:trPr>
          <w:trHeight w:val="276"/>
        </w:trPr>
        <w:tc>
          <w:tcPr>
            <w:cnfStyle w:val="001000000000" w:firstRow="0" w:lastRow="0" w:firstColumn="1" w:lastColumn="0" w:oddVBand="0" w:evenVBand="0" w:oddHBand="0" w:evenHBand="0" w:firstRowFirstColumn="0" w:firstRowLastColumn="0" w:lastRowFirstColumn="0" w:lastRowLastColumn="0"/>
            <w:tcW w:w="1650" w:type="dxa"/>
            <w:noWrap/>
            <w:vAlign w:val="center"/>
            <w:hideMark/>
          </w:tcPr>
          <w:p w14:paraId="46C47A6D" w14:textId="77777777" w:rsidR="00B90E47" w:rsidRPr="00B90E47" w:rsidRDefault="00B90E47" w:rsidP="00E37678">
            <w:pPr>
              <w:jc w:val="center"/>
              <w:rPr>
                <w:rFonts w:eastAsia="Times New Roman"/>
                <w:color w:val="000000"/>
                <w:lang w:eastAsia="es-CL"/>
              </w:rPr>
            </w:pPr>
            <w:r w:rsidRPr="00B90E47">
              <w:rPr>
                <w:rFonts w:eastAsia="Times New Roman"/>
                <w:color w:val="000000"/>
                <w:lang w:eastAsia="es-CL"/>
              </w:rPr>
              <w:t>Edad</w:t>
            </w:r>
          </w:p>
        </w:tc>
        <w:tc>
          <w:tcPr>
            <w:tcW w:w="1210" w:type="dxa"/>
            <w:noWrap/>
            <w:vAlign w:val="center"/>
            <w:hideMark/>
          </w:tcPr>
          <w:p w14:paraId="7A9985C7" w14:textId="77777777" w:rsidR="00B90E47" w:rsidRPr="00B90E47" w:rsidRDefault="00B90E47" w:rsidP="00E37678">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Número</w:t>
            </w:r>
          </w:p>
        </w:tc>
        <w:tc>
          <w:tcPr>
            <w:tcW w:w="3281" w:type="dxa"/>
            <w:vAlign w:val="center"/>
            <w:hideMark/>
          </w:tcPr>
          <w:p w14:paraId="6EAE2FDB"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Edad del paciente</w:t>
            </w:r>
          </w:p>
        </w:tc>
        <w:tc>
          <w:tcPr>
            <w:tcW w:w="2933" w:type="dxa"/>
            <w:vAlign w:val="center"/>
            <w:hideMark/>
          </w:tcPr>
          <w:p w14:paraId="2B6EDB79"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Obligatorio</w:t>
            </w:r>
          </w:p>
        </w:tc>
      </w:tr>
      <w:tr w:rsidR="00B90E47" w:rsidRPr="00B90E47" w14:paraId="6B2DFF0A" w14:textId="77777777" w:rsidTr="00E37678">
        <w:trPr>
          <w:trHeight w:val="553"/>
        </w:trPr>
        <w:tc>
          <w:tcPr>
            <w:cnfStyle w:val="001000000000" w:firstRow="0" w:lastRow="0" w:firstColumn="1" w:lastColumn="0" w:oddVBand="0" w:evenVBand="0" w:oddHBand="0" w:evenHBand="0" w:firstRowFirstColumn="0" w:firstRowLastColumn="0" w:lastRowFirstColumn="0" w:lastRowLastColumn="0"/>
            <w:tcW w:w="1650" w:type="dxa"/>
            <w:noWrap/>
            <w:vAlign w:val="center"/>
            <w:hideMark/>
          </w:tcPr>
          <w:p w14:paraId="612EB668" w14:textId="77777777" w:rsidR="00B90E47" w:rsidRPr="00B90E47" w:rsidRDefault="00B90E47" w:rsidP="00E37678">
            <w:pPr>
              <w:jc w:val="center"/>
              <w:rPr>
                <w:rFonts w:eastAsia="Times New Roman"/>
                <w:color w:val="000000"/>
                <w:lang w:eastAsia="es-CL"/>
              </w:rPr>
            </w:pPr>
            <w:r w:rsidRPr="00B90E47">
              <w:rPr>
                <w:rFonts w:eastAsia="Times New Roman"/>
                <w:color w:val="000000"/>
                <w:lang w:eastAsia="es-CL"/>
              </w:rPr>
              <w:t>Comuna</w:t>
            </w:r>
          </w:p>
        </w:tc>
        <w:tc>
          <w:tcPr>
            <w:tcW w:w="1210" w:type="dxa"/>
            <w:noWrap/>
            <w:vAlign w:val="center"/>
            <w:hideMark/>
          </w:tcPr>
          <w:p w14:paraId="58189C28" w14:textId="0B4F3516" w:rsidR="00B90E47" w:rsidRPr="00B90E47" w:rsidRDefault="00B90E47" w:rsidP="00E37678">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N</w:t>
            </w:r>
            <w:r w:rsidR="006E7052">
              <w:rPr>
                <w:rFonts w:eastAsia="Times New Roman"/>
                <w:color w:val="000000"/>
                <w:lang w:eastAsia="es-CL"/>
              </w:rPr>
              <w:t>ú</w:t>
            </w:r>
            <w:r w:rsidRPr="00B90E47">
              <w:rPr>
                <w:rFonts w:eastAsia="Times New Roman"/>
                <w:color w:val="000000"/>
                <w:lang w:eastAsia="es-CL"/>
              </w:rPr>
              <w:t>mero</w:t>
            </w:r>
          </w:p>
        </w:tc>
        <w:tc>
          <w:tcPr>
            <w:tcW w:w="3281" w:type="dxa"/>
            <w:vAlign w:val="center"/>
            <w:hideMark/>
          </w:tcPr>
          <w:p w14:paraId="432B8558" w14:textId="765D06D2" w:rsidR="00B90E47" w:rsidRPr="00B90E47" w:rsidRDefault="00B43910"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Pr>
                <w:rFonts w:eastAsia="Times New Roman"/>
                <w:color w:val="000000"/>
                <w:lang w:eastAsia="es-CL"/>
              </w:rPr>
              <w:t>C</w:t>
            </w:r>
            <w:r w:rsidR="00B90E47" w:rsidRPr="00B90E47">
              <w:rPr>
                <w:rFonts w:eastAsia="Times New Roman"/>
                <w:color w:val="000000"/>
                <w:lang w:eastAsia="es-CL"/>
              </w:rPr>
              <w:t>omuna del paciente</w:t>
            </w:r>
          </w:p>
        </w:tc>
        <w:tc>
          <w:tcPr>
            <w:tcW w:w="2933" w:type="dxa"/>
            <w:vAlign w:val="center"/>
            <w:hideMark/>
          </w:tcPr>
          <w:p w14:paraId="77A76080"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Obligatorio, Debe ser una comuna valida del listado</w:t>
            </w:r>
          </w:p>
        </w:tc>
      </w:tr>
      <w:tr w:rsidR="00B90E47" w:rsidRPr="00B90E47" w14:paraId="113AE0E2" w14:textId="77777777" w:rsidTr="00E37678">
        <w:trPr>
          <w:trHeight w:val="553"/>
        </w:trPr>
        <w:tc>
          <w:tcPr>
            <w:cnfStyle w:val="001000000000" w:firstRow="0" w:lastRow="0" w:firstColumn="1" w:lastColumn="0" w:oddVBand="0" w:evenVBand="0" w:oddHBand="0" w:evenHBand="0" w:firstRowFirstColumn="0" w:firstRowLastColumn="0" w:lastRowFirstColumn="0" w:lastRowLastColumn="0"/>
            <w:tcW w:w="1650" w:type="dxa"/>
            <w:noWrap/>
            <w:vAlign w:val="center"/>
            <w:hideMark/>
          </w:tcPr>
          <w:p w14:paraId="5E9E1C3D" w14:textId="77777777" w:rsidR="00B90E47" w:rsidRPr="00B90E47" w:rsidRDefault="00B90E47" w:rsidP="00E37678">
            <w:pPr>
              <w:jc w:val="center"/>
              <w:rPr>
                <w:rFonts w:eastAsia="Times New Roman"/>
                <w:color w:val="000000"/>
                <w:lang w:eastAsia="es-CL"/>
              </w:rPr>
            </w:pPr>
            <w:r w:rsidRPr="00B90E47">
              <w:rPr>
                <w:rFonts w:eastAsia="Times New Roman"/>
                <w:color w:val="000000"/>
                <w:lang w:eastAsia="es-CL"/>
              </w:rPr>
              <w:t>N Residencia</w:t>
            </w:r>
          </w:p>
        </w:tc>
        <w:tc>
          <w:tcPr>
            <w:tcW w:w="1210" w:type="dxa"/>
            <w:noWrap/>
            <w:vAlign w:val="center"/>
            <w:hideMark/>
          </w:tcPr>
          <w:p w14:paraId="72AE48DE" w14:textId="77777777" w:rsidR="00B90E47" w:rsidRPr="00B90E47" w:rsidRDefault="00B90E47" w:rsidP="00E37678">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Texto</w:t>
            </w:r>
          </w:p>
        </w:tc>
        <w:tc>
          <w:tcPr>
            <w:tcW w:w="3281" w:type="dxa"/>
            <w:vAlign w:val="center"/>
            <w:hideMark/>
          </w:tcPr>
          <w:p w14:paraId="232E5E64"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Numero de identificador de la calle/avenida</w:t>
            </w:r>
          </w:p>
        </w:tc>
        <w:tc>
          <w:tcPr>
            <w:tcW w:w="2933" w:type="dxa"/>
            <w:vAlign w:val="center"/>
            <w:hideMark/>
          </w:tcPr>
          <w:p w14:paraId="44E7F1FA"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Obligatorio, Ejemplo: 130</w:t>
            </w:r>
          </w:p>
        </w:tc>
      </w:tr>
      <w:tr w:rsidR="00B90E47" w:rsidRPr="00B90E47" w14:paraId="46AE8370" w14:textId="77777777" w:rsidTr="00E37678">
        <w:trPr>
          <w:trHeight w:val="553"/>
        </w:trPr>
        <w:tc>
          <w:tcPr>
            <w:cnfStyle w:val="001000000000" w:firstRow="0" w:lastRow="0" w:firstColumn="1" w:lastColumn="0" w:oddVBand="0" w:evenVBand="0" w:oddHBand="0" w:evenHBand="0" w:firstRowFirstColumn="0" w:firstRowLastColumn="0" w:lastRowFirstColumn="0" w:lastRowLastColumn="0"/>
            <w:tcW w:w="1650" w:type="dxa"/>
            <w:noWrap/>
            <w:vAlign w:val="center"/>
            <w:hideMark/>
          </w:tcPr>
          <w:p w14:paraId="1AD20882" w14:textId="77777777" w:rsidR="00B90E47" w:rsidRPr="00B90E47" w:rsidRDefault="00B90E47" w:rsidP="00E37678">
            <w:pPr>
              <w:jc w:val="center"/>
              <w:rPr>
                <w:rFonts w:eastAsia="Times New Roman"/>
                <w:color w:val="000000"/>
                <w:lang w:eastAsia="es-CL"/>
              </w:rPr>
            </w:pPr>
            <w:r w:rsidRPr="00B90E47">
              <w:rPr>
                <w:rFonts w:eastAsia="Times New Roman"/>
                <w:color w:val="000000"/>
                <w:lang w:eastAsia="es-CL"/>
              </w:rPr>
              <w:lastRenderedPageBreak/>
              <w:t>Dpto. Residencia</w:t>
            </w:r>
          </w:p>
        </w:tc>
        <w:tc>
          <w:tcPr>
            <w:tcW w:w="1210" w:type="dxa"/>
            <w:noWrap/>
            <w:vAlign w:val="center"/>
            <w:hideMark/>
          </w:tcPr>
          <w:p w14:paraId="069D24DE" w14:textId="77777777" w:rsidR="00B90E47" w:rsidRPr="00B90E47" w:rsidRDefault="00B90E47" w:rsidP="00E37678">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Texto</w:t>
            </w:r>
          </w:p>
        </w:tc>
        <w:tc>
          <w:tcPr>
            <w:tcW w:w="3281" w:type="dxa"/>
            <w:vAlign w:val="center"/>
            <w:hideMark/>
          </w:tcPr>
          <w:p w14:paraId="559C109E"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Numero de identificador del dpto. casa del paciente</w:t>
            </w:r>
          </w:p>
        </w:tc>
        <w:tc>
          <w:tcPr>
            <w:tcW w:w="2933" w:type="dxa"/>
            <w:vAlign w:val="center"/>
            <w:hideMark/>
          </w:tcPr>
          <w:p w14:paraId="5F367189"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Opcional, Ejemplo: 22A</w:t>
            </w:r>
          </w:p>
        </w:tc>
      </w:tr>
      <w:tr w:rsidR="00B90E47" w:rsidRPr="00B90E47" w14:paraId="4F2D5328" w14:textId="77777777" w:rsidTr="00E37678">
        <w:trPr>
          <w:trHeight w:val="553"/>
        </w:trPr>
        <w:tc>
          <w:tcPr>
            <w:cnfStyle w:val="001000000000" w:firstRow="0" w:lastRow="0" w:firstColumn="1" w:lastColumn="0" w:oddVBand="0" w:evenVBand="0" w:oddHBand="0" w:evenHBand="0" w:firstRowFirstColumn="0" w:firstRowLastColumn="0" w:lastRowFirstColumn="0" w:lastRowLastColumn="0"/>
            <w:tcW w:w="1650" w:type="dxa"/>
            <w:noWrap/>
            <w:vAlign w:val="center"/>
            <w:hideMark/>
          </w:tcPr>
          <w:p w14:paraId="2FF54464" w14:textId="77777777" w:rsidR="00B90E47" w:rsidRPr="00B90E47" w:rsidRDefault="00B90E47" w:rsidP="00E37678">
            <w:pPr>
              <w:jc w:val="center"/>
              <w:rPr>
                <w:rFonts w:eastAsia="Times New Roman"/>
                <w:color w:val="000000"/>
                <w:lang w:eastAsia="es-CL"/>
              </w:rPr>
            </w:pPr>
            <w:r w:rsidRPr="00B90E47">
              <w:rPr>
                <w:rFonts w:eastAsia="Times New Roman"/>
                <w:color w:val="000000"/>
                <w:lang w:eastAsia="es-CL"/>
              </w:rPr>
              <w:t>Población, Villa</w:t>
            </w:r>
          </w:p>
        </w:tc>
        <w:tc>
          <w:tcPr>
            <w:tcW w:w="1210" w:type="dxa"/>
            <w:noWrap/>
            <w:vAlign w:val="center"/>
            <w:hideMark/>
          </w:tcPr>
          <w:p w14:paraId="6F4D8EF6" w14:textId="77777777" w:rsidR="00B90E47" w:rsidRPr="00B90E47" w:rsidRDefault="00B90E47" w:rsidP="00E37678">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Texto</w:t>
            </w:r>
          </w:p>
        </w:tc>
        <w:tc>
          <w:tcPr>
            <w:tcW w:w="3281" w:type="dxa"/>
            <w:vAlign w:val="center"/>
            <w:hideMark/>
          </w:tcPr>
          <w:p w14:paraId="0D725D05"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Población de residencia del paciente</w:t>
            </w:r>
          </w:p>
        </w:tc>
        <w:tc>
          <w:tcPr>
            <w:tcW w:w="2933" w:type="dxa"/>
            <w:vAlign w:val="center"/>
            <w:hideMark/>
          </w:tcPr>
          <w:p w14:paraId="776740C9"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Opcional, Ejemplo: Villa Magisterio</w:t>
            </w:r>
          </w:p>
        </w:tc>
      </w:tr>
      <w:tr w:rsidR="00B90E47" w:rsidRPr="00B90E47" w14:paraId="32FA9394" w14:textId="77777777" w:rsidTr="00E37678">
        <w:trPr>
          <w:trHeight w:val="553"/>
        </w:trPr>
        <w:tc>
          <w:tcPr>
            <w:cnfStyle w:val="001000000000" w:firstRow="0" w:lastRow="0" w:firstColumn="1" w:lastColumn="0" w:oddVBand="0" w:evenVBand="0" w:oddHBand="0" w:evenHBand="0" w:firstRowFirstColumn="0" w:firstRowLastColumn="0" w:lastRowFirstColumn="0" w:lastRowLastColumn="0"/>
            <w:tcW w:w="1650" w:type="dxa"/>
            <w:noWrap/>
            <w:vAlign w:val="center"/>
            <w:hideMark/>
          </w:tcPr>
          <w:p w14:paraId="18DC145A" w14:textId="77777777" w:rsidR="00B90E47" w:rsidRPr="00B90E47" w:rsidRDefault="00B90E47" w:rsidP="00E37678">
            <w:pPr>
              <w:jc w:val="center"/>
              <w:rPr>
                <w:rFonts w:eastAsia="Times New Roman"/>
                <w:color w:val="000000"/>
                <w:lang w:eastAsia="es-CL"/>
              </w:rPr>
            </w:pPr>
            <w:r w:rsidRPr="00B90E47">
              <w:rPr>
                <w:rFonts w:eastAsia="Times New Roman"/>
                <w:color w:val="000000"/>
                <w:lang w:eastAsia="es-CL"/>
              </w:rPr>
              <w:t>Vía Residencia</w:t>
            </w:r>
          </w:p>
        </w:tc>
        <w:tc>
          <w:tcPr>
            <w:tcW w:w="1210" w:type="dxa"/>
            <w:noWrap/>
            <w:vAlign w:val="center"/>
            <w:hideMark/>
          </w:tcPr>
          <w:p w14:paraId="4E058CF9" w14:textId="77777777" w:rsidR="00B90E47" w:rsidRPr="00B90E47" w:rsidRDefault="00B90E47" w:rsidP="00E37678">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Texto</w:t>
            </w:r>
          </w:p>
        </w:tc>
        <w:tc>
          <w:tcPr>
            <w:tcW w:w="3281" w:type="dxa"/>
            <w:vAlign w:val="center"/>
            <w:hideMark/>
          </w:tcPr>
          <w:p w14:paraId="45FE02D9" w14:textId="4DCEBA94" w:rsidR="00B90E47" w:rsidRPr="00B90E47" w:rsidRDefault="006E7052"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Pr>
                <w:rFonts w:eastAsia="Times New Roman"/>
                <w:color w:val="000000"/>
                <w:lang w:eastAsia="es-CL"/>
              </w:rPr>
              <w:t>T</w:t>
            </w:r>
            <w:r w:rsidR="00B90E47" w:rsidRPr="00B90E47">
              <w:rPr>
                <w:rFonts w:eastAsia="Times New Roman"/>
                <w:color w:val="000000"/>
                <w:lang w:eastAsia="es-CL"/>
              </w:rPr>
              <w:t>ipo de vía residencia del paciente</w:t>
            </w:r>
          </w:p>
        </w:tc>
        <w:tc>
          <w:tcPr>
            <w:tcW w:w="2933" w:type="dxa"/>
            <w:vAlign w:val="center"/>
            <w:hideMark/>
          </w:tcPr>
          <w:p w14:paraId="3CC0293B"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Obligatorio, Debe ser una vía valida del listado</w:t>
            </w:r>
          </w:p>
        </w:tc>
      </w:tr>
      <w:tr w:rsidR="00B90E47" w:rsidRPr="00B90E47" w14:paraId="50E7132D" w14:textId="77777777" w:rsidTr="00E37678">
        <w:trPr>
          <w:trHeight w:val="276"/>
        </w:trPr>
        <w:tc>
          <w:tcPr>
            <w:cnfStyle w:val="001000000000" w:firstRow="0" w:lastRow="0" w:firstColumn="1" w:lastColumn="0" w:oddVBand="0" w:evenVBand="0" w:oddHBand="0" w:evenHBand="0" w:firstRowFirstColumn="0" w:firstRowLastColumn="0" w:lastRowFirstColumn="0" w:lastRowLastColumn="0"/>
            <w:tcW w:w="1650" w:type="dxa"/>
            <w:noWrap/>
            <w:vAlign w:val="center"/>
            <w:hideMark/>
          </w:tcPr>
          <w:p w14:paraId="51FC51C2" w14:textId="77777777" w:rsidR="00B90E47" w:rsidRPr="00B90E47" w:rsidRDefault="00B90E47" w:rsidP="00E37678">
            <w:pPr>
              <w:jc w:val="center"/>
              <w:rPr>
                <w:rFonts w:eastAsia="Times New Roman"/>
                <w:color w:val="000000"/>
                <w:lang w:eastAsia="es-CL"/>
              </w:rPr>
            </w:pPr>
            <w:r w:rsidRPr="00B90E47">
              <w:rPr>
                <w:rFonts w:eastAsia="Times New Roman"/>
                <w:color w:val="000000"/>
                <w:lang w:eastAsia="es-CL"/>
              </w:rPr>
              <w:t>Paciente mail</w:t>
            </w:r>
          </w:p>
        </w:tc>
        <w:tc>
          <w:tcPr>
            <w:tcW w:w="1210" w:type="dxa"/>
            <w:noWrap/>
            <w:vAlign w:val="center"/>
            <w:hideMark/>
          </w:tcPr>
          <w:p w14:paraId="57D953C5" w14:textId="77777777" w:rsidR="00B90E47" w:rsidRPr="00B90E47" w:rsidRDefault="00B90E47" w:rsidP="00E37678">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Texto</w:t>
            </w:r>
          </w:p>
        </w:tc>
        <w:tc>
          <w:tcPr>
            <w:tcW w:w="3281" w:type="dxa"/>
            <w:vAlign w:val="center"/>
            <w:hideMark/>
          </w:tcPr>
          <w:p w14:paraId="476F93AB"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Dirección de correo electrónico</w:t>
            </w:r>
          </w:p>
        </w:tc>
        <w:tc>
          <w:tcPr>
            <w:tcW w:w="2933" w:type="dxa"/>
            <w:vAlign w:val="center"/>
            <w:hideMark/>
          </w:tcPr>
          <w:p w14:paraId="1E80DE91" w14:textId="77777777" w:rsidR="00B90E47" w:rsidRPr="00B90E47" w:rsidRDefault="00B90E47" w:rsidP="00E3767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B90E47">
              <w:rPr>
                <w:rFonts w:eastAsia="Times New Roman"/>
                <w:color w:val="000000"/>
                <w:lang w:eastAsia="es-CL"/>
              </w:rPr>
              <w:t>Obligatorio</w:t>
            </w:r>
          </w:p>
        </w:tc>
      </w:tr>
    </w:tbl>
    <w:p w14:paraId="0D13D0F3" w14:textId="77777777" w:rsidR="00555A6C" w:rsidRDefault="00555A6C" w:rsidP="00555A6C">
      <w:pPr>
        <w:jc w:val="center"/>
        <w:rPr>
          <w:rFonts w:asciiTheme="minorHAnsi" w:hAnsiTheme="minorHAnsi" w:cstheme="minorHAnsi"/>
          <w:sz w:val="18"/>
        </w:rPr>
      </w:pPr>
      <w:r w:rsidRPr="00916D4E">
        <w:rPr>
          <w:rFonts w:asciiTheme="minorHAnsi" w:hAnsiTheme="minorHAnsi" w:cstheme="minorHAnsi"/>
          <w:iCs/>
          <w:sz w:val="18"/>
        </w:rPr>
        <w:t xml:space="preserve">Fuente: </w:t>
      </w:r>
      <w:r w:rsidRPr="008A2C7F">
        <w:rPr>
          <w:rFonts w:asciiTheme="minorHAnsi" w:hAnsiTheme="minorHAnsi" w:cstheme="minorHAnsi"/>
          <w:sz w:val="18"/>
        </w:rPr>
        <w:t xml:space="preserve">Plataforma Nacional de Toma de Muestras </w:t>
      </w:r>
      <w:hyperlink r:id="rId55" w:history="1">
        <w:r w:rsidRPr="008A2C7F">
          <w:rPr>
            <w:rStyle w:val="Hipervnculo"/>
            <w:rFonts w:asciiTheme="minorHAnsi" w:hAnsiTheme="minorHAnsi" w:cstheme="minorHAnsi"/>
            <w:sz w:val="18"/>
          </w:rPr>
          <w:t>https://tomademuestras.minsal.cl</w:t>
        </w:r>
      </w:hyperlink>
    </w:p>
    <w:p w14:paraId="291AC58C" w14:textId="77777777" w:rsidR="00B90E47" w:rsidRDefault="00B90E47" w:rsidP="00C779F6">
      <w:pPr>
        <w:pBdr>
          <w:top w:val="nil"/>
          <w:left w:val="nil"/>
          <w:bottom w:val="nil"/>
          <w:right w:val="nil"/>
          <w:between w:val="nil"/>
        </w:pBdr>
        <w:spacing w:line="276" w:lineRule="auto"/>
      </w:pPr>
    </w:p>
    <w:p w14:paraId="44CDA71B" w14:textId="4A14C95C" w:rsidR="003E33B1" w:rsidRPr="00CE1D6A" w:rsidRDefault="00807770" w:rsidP="00B84E94">
      <w:pPr>
        <w:pStyle w:val="Ttulo3"/>
      </w:pPr>
      <w:bookmarkStart w:id="26" w:name="_Toc103776567"/>
      <w:r w:rsidRPr="00CE1D6A">
        <w:t>2.3.3.</w:t>
      </w:r>
      <w:r w:rsidR="00E37678" w:rsidRPr="00CE1D6A">
        <w:t>2</w:t>
      </w:r>
      <w:r w:rsidRPr="00CE1D6A">
        <w:t xml:space="preserve"> </w:t>
      </w:r>
      <w:r w:rsidR="00B90E47" w:rsidRPr="00CE1D6A">
        <w:t xml:space="preserve">Consideraciones </w:t>
      </w:r>
      <w:r w:rsidRPr="00CE1D6A">
        <w:t>Ingreso con RUN</w:t>
      </w:r>
      <w:bookmarkEnd w:id="26"/>
    </w:p>
    <w:p w14:paraId="1B2251B8" w14:textId="013C9C34" w:rsidR="00544AB7" w:rsidRDefault="00544AB7" w:rsidP="00544AB7"/>
    <w:p w14:paraId="637820AF" w14:textId="1B066153" w:rsidR="00544AB7" w:rsidRDefault="00544AB7" w:rsidP="00544AB7">
      <w:pPr>
        <w:spacing w:line="276" w:lineRule="auto"/>
      </w:pPr>
      <w:r>
        <w:t xml:space="preserve">En caso de ingresar un RUN en la sección de datos del paciente, éste debe ser ingresado sin puntos y con dígito verificador. </w:t>
      </w:r>
      <w:r w:rsidRPr="00544AB7">
        <w:t>Al presiona</w:t>
      </w:r>
      <w:r w:rsidRPr="00B43910">
        <w:rPr>
          <w:b/>
          <w:bCs/>
        </w:rPr>
        <w:t xml:space="preserve">r “Obtener datos del paciente” </w:t>
      </w:r>
      <w:r w:rsidRPr="00544AB7">
        <w:t>se autocompletará la información disponible en las bases de datos como nombre, apellidos paterno y materno, previsión de salud, fecha de nacimiento, sexo, comuna, correo electrónico, dirección y teléfono. Es responsabilidad del profesional la verificación de todos estos datos directamente con el paciente y visualizando un documento de identificación. Todos estos campos pueden ser modificados y deben ser revisados con el</w:t>
      </w:r>
      <w:r w:rsidR="00384335">
        <w:t>/la</w:t>
      </w:r>
      <w:r w:rsidRPr="00544AB7">
        <w:t xml:space="preserve"> </w:t>
      </w:r>
      <w:r w:rsidR="00847C09">
        <w:t>usuario a testear</w:t>
      </w:r>
      <w:r w:rsidR="00C00915">
        <w:t xml:space="preserve"> </w:t>
      </w:r>
      <w:r w:rsidRPr="00544AB7">
        <w:t xml:space="preserve">con relevancia en datos como domicilio, teléfono y correo electrónico que permitirá posteriormente establecer contacto </w:t>
      </w:r>
      <w:r w:rsidR="00384335">
        <w:t xml:space="preserve">con </w:t>
      </w:r>
      <w:r w:rsidR="00847C09">
        <w:t>el usuario</w:t>
      </w:r>
      <w:r w:rsidRPr="00544AB7">
        <w:t xml:space="preserve">. </w:t>
      </w:r>
      <w:commentRangeStart w:id="27"/>
      <w:commentRangeEnd w:id="27"/>
      <w:r w:rsidR="00847C09">
        <w:rPr>
          <w:rStyle w:val="Refdecomentario"/>
        </w:rPr>
        <w:commentReference w:id="27"/>
      </w:r>
      <w:r w:rsidRPr="00544AB7">
        <w:t xml:space="preserve">Si no existe </w:t>
      </w:r>
      <w:r w:rsidR="00847C09">
        <w:t>posibilidad</w:t>
      </w:r>
      <w:r w:rsidR="00847C09" w:rsidRPr="00544AB7">
        <w:t xml:space="preserve"> </w:t>
      </w:r>
      <w:r w:rsidRPr="00544AB7">
        <w:t>de obtener correo se procederá a incorporar correo del centro asistencial donde se toma la muestra</w:t>
      </w:r>
      <w:r w:rsidR="00961E93">
        <w:t>.</w:t>
      </w:r>
    </w:p>
    <w:p w14:paraId="6BF9BAF0" w14:textId="0E3A991F" w:rsidR="00F60411" w:rsidRDefault="00544AB7" w:rsidP="00F60411">
      <w:pPr>
        <w:spacing w:line="276" w:lineRule="auto"/>
        <w:jc w:val="center"/>
        <w:rPr>
          <w:rFonts w:asciiTheme="minorHAnsi" w:hAnsiTheme="minorHAnsi" w:cstheme="minorHAnsi"/>
          <w:bCs/>
          <w:i/>
          <w:iCs/>
          <w:sz w:val="18"/>
        </w:rPr>
      </w:pPr>
      <w:r w:rsidRPr="00635E37">
        <w:rPr>
          <w:rFonts w:asciiTheme="minorHAnsi" w:hAnsiTheme="minorHAnsi" w:cstheme="minorHAnsi"/>
          <w:bCs/>
          <w:i/>
          <w:iCs/>
          <w:sz w:val="18"/>
        </w:rPr>
        <w:t xml:space="preserve">Figura </w:t>
      </w:r>
      <w:r>
        <w:rPr>
          <w:rFonts w:asciiTheme="minorHAnsi" w:hAnsiTheme="minorHAnsi" w:cstheme="minorHAnsi"/>
          <w:bCs/>
          <w:i/>
          <w:iCs/>
          <w:sz w:val="18"/>
        </w:rPr>
        <w:t>1</w:t>
      </w:r>
      <w:r w:rsidR="002B07CF">
        <w:rPr>
          <w:rFonts w:asciiTheme="minorHAnsi" w:hAnsiTheme="minorHAnsi" w:cstheme="minorHAnsi"/>
          <w:bCs/>
          <w:i/>
          <w:iCs/>
          <w:sz w:val="18"/>
        </w:rPr>
        <w:t>5</w:t>
      </w:r>
      <w:r w:rsidRPr="00635E37">
        <w:rPr>
          <w:rFonts w:asciiTheme="minorHAnsi" w:hAnsiTheme="minorHAnsi" w:cstheme="minorHAnsi"/>
          <w:bCs/>
          <w:i/>
          <w:iCs/>
          <w:sz w:val="18"/>
        </w:rPr>
        <w:t xml:space="preserve">: </w:t>
      </w:r>
      <w:r>
        <w:rPr>
          <w:rFonts w:asciiTheme="minorHAnsi" w:hAnsiTheme="minorHAnsi" w:cstheme="minorHAnsi"/>
          <w:bCs/>
          <w:i/>
          <w:iCs/>
          <w:sz w:val="18"/>
        </w:rPr>
        <w:t xml:space="preserve">Ingreso de datos </w:t>
      </w:r>
      <w:r w:rsidR="00F60411">
        <w:rPr>
          <w:rFonts w:asciiTheme="minorHAnsi" w:hAnsiTheme="minorHAnsi" w:cstheme="minorHAnsi"/>
          <w:bCs/>
          <w:i/>
          <w:iCs/>
          <w:sz w:val="18"/>
        </w:rPr>
        <w:t>paciente con RUN</w:t>
      </w:r>
    </w:p>
    <w:p w14:paraId="237BAB43" w14:textId="26F7DF34" w:rsidR="00091763" w:rsidRPr="00F60411" w:rsidRDefault="004D3F8A" w:rsidP="00F60411">
      <w:pPr>
        <w:spacing w:line="276" w:lineRule="auto"/>
        <w:jc w:val="center"/>
        <w:rPr>
          <w:bCs/>
          <w:i/>
          <w:iCs/>
        </w:rPr>
      </w:pPr>
      <w:r>
        <w:rPr>
          <w:rFonts w:asciiTheme="minorHAnsi" w:hAnsiTheme="minorHAnsi" w:cstheme="minorHAnsi"/>
          <w:bCs/>
          <w:i/>
          <w:iCs/>
          <w:noProof/>
          <w:sz w:val="18"/>
        </w:rPr>
        <mc:AlternateContent>
          <mc:Choice Requires="wpg">
            <w:drawing>
              <wp:anchor distT="0" distB="0" distL="114300" distR="114300" simplePos="0" relativeHeight="251702277" behindDoc="0" locked="0" layoutInCell="1" allowOverlap="1" wp14:anchorId="5C8F46A3" wp14:editId="4AFB1217">
                <wp:simplePos x="0" y="0"/>
                <wp:positionH relativeFrom="column">
                  <wp:posOffset>-34668</wp:posOffset>
                </wp:positionH>
                <wp:positionV relativeFrom="paragraph">
                  <wp:posOffset>111880</wp:posOffset>
                </wp:positionV>
                <wp:extent cx="5577840" cy="2576796"/>
                <wp:effectExtent l="0" t="0" r="3810" b="0"/>
                <wp:wrapNone/>
                <wp:docPr id="45" name="Grupo 45"/>
                <wp:cNvGraphicFramePr/>
                <a:graphic xmlns:a="http://schemas.openxmlformats.org/drawingml/2006/main">
                  <a:graphicData uri="http://schemas.microsoft.com/office/word/2010/wordprocessingGroup">
                    <wpg:wgp>
                      <wpg:cNvGrpSpPr/>
                      <wpg:grpSpPr>
                        <a:xfrm>
                          <a:off x="0" y="0"/>
                          <a:ext cx="5577840" cy="2576796"/>
                          <a:chOff x="0" y="0"/>
                          <a:chExt cx="5577840" cy="2576796"/>
                        </a:xfrm>
                      </wpg:grpSpPr>
                      <pic:pic xmlns:pic="http://schemas.openxmlformats.org/drawingml/2006/picture">
                        <pic:nvPicPr>
                          <pic:cNvPr id="16" name="Imagen 16"/>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16476"/>
                            <a:ext cx="5577840" cy="2560320"/>
                          </a:xfrm>
                          <a:prstGeom prst="rect">
                            <a:avLst/>
                          </a:prstGeom>
                          <a:noFill/>
                          <a:ln>
                            <a:noFill/>
                          </a:ln>
                        </pic:spPr>
                      </pic:pic>
                      <wps:wsp>
                        <wps:cNvPr id="38" name="Conector recto de flecha 38"/>
                        <wps:cNvCnPr/>
                        <wps:spPr>
                          <a:xfrm flipH="1">
                            <a:off x="3044911" y="0"/>
                            <a:ext cx="395605" cy="313055"/>
                          </a:xfrm>
                          <a:prstGeom prst="straightConnector1">
                            <a:avLst/>
                          </a:prstGeom>
                          <a:noFill/>
                          <a:ln w="6350" cap="flat" cmpd="sng" algn="ctr">
                            <a:solidFill>
                              <a:srgbClr val="FF0000"/>
                            </a:solidFill>
                            <a:prstDash val="solid"/>
                            <a:miter lim="800000"/>
                            <a:tailEnd type="triangle"/>
                          </a:ln>
                          <a:effectLst/>
                        </wps:spPr>
                        <wps:bodyPr/>
                      </wps:wsp>
                      <wps:wsp>
                        <wps:cNvPr id="39" name="Conector recto de flecha 39"/>
                        <wps:cNvCnPr/>
                        <wps:spPr>
                          <a:xfrm flipH="1">
                            <a:off x="499419" y="378941"/>
                            <a:ext cx="395605" cy="313055"/>
                          </a:xfrm>
                          <a:prstGeom prst="straightConnector1">
                            <a:avLst/>
                          </a:prstGeom>
                          <a:noFill/>
                          <a:ln w="6350" cap="flat" cmpd="sng" algn="ctr">
                            <a:solidFill>
                              <a:srgbClr val="FF0000"/>
                            </a:solidFill>
                            <a:prstDash val="solid"/>
                            <a:miter lim="800000"/>
                            <a:tailEnd type="triangle"/>
                          </a:ln>
                          <a:effectLst/>
                        </wps:spPr>
                        <wps:bodyPr/>
                      </wps:wsp>
                    </wpg:wgp>
                  </a:graphicData>
                </a:graphic>
              </wp:anchor>
            </w:drawing>
          </mc:Choice>
          <mc:Fallback>
            <w:pict>
              <v:group w14:anchorId="119A83EB" id="Grupo 45" o:spid="_x0000_s1026" style="position:absolute;margin-left:-2.75pt;margin-top:8.8pt;width:439.2pt;height:202.9pt;z-index:251702277" coordsize="55778,25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">
                <v:shape id="Imagen 16" o:spid="_x0000_s1027" type="#_x0000_t75" style="position:absolute;top:164;width:55778;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">
                  <v:imagedata r:id="rId57" o:title=""/>
                </v:shape>
                <v:shape id="Conector recto de flecha 38" o:spid="_x0000_s1028" type="#_x0000_t32" style="position:absolute;left:30449;width:3956;height:31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" strokecolor="red" strokeweight=".5pt">
                  <v:stroke endarrow="block" joinstyle="miter"/>
                </v:shape>
                <v:shape id="Conector recto de flecha 39" o:spid="_x0000_s1029" type="#_x0000_t32" style="position:absolute;left:4994;top:3789;width:3956;height:31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" strokecolor="red" strokeweight=".5pt">
                  <v:stroke endarrow="block" joinstyle="miter"/>
                </v:shape>
              </v:group>
            </w:pict>
          </mc:Fallback>
        </mc:AlternateContent>
      </w:r>
    </w:p>
    <w:p w14:paraId="228B324D" w14:textId="77777777" w:rsidR="004D3F8A" w:rsidRDefault="004D3F8A" w:rsidP="00F60411">
      <w:pPr>
        <w:spacing w:line="276" w:lineRule="auto"/>
        <w:jc w:val="center"/>
        <w:rPr>
          <w:rFonts w:asciiTheme="minorHAnsi" w:hAnsiTheme="minorHAnsi" w:cstheme="minorHAnsi"/>
          <w:iCs/>
          <w:sz w:val="18"/>
        </w:rPr>
      </w:pPr>
    </w:p>
    <w:p w14:paraId="24A1BC7D" w14:textId="77777777" w:rsidR="004D3F8A" w:rsidRDefault="004D3F8A" w:rsidP="00F60411">
      <w:pPr>
        <w:spacing w:line="276" w:lineRule="auto"/>
        <w:jc w:val="center"/>
        <w:rPr>
          <w:rFonts w:asciiTheme="minorHAnsi" w:hAnsiTheme="minorHAnsi" w:cstheme="minorHAnsi"/>
          <w:iCs/>
          <w:sz w:val="18"/>
        </w:rPr>
      </w:pPr>
    </w:p>
    <w:p w14:paraId="336A37A6" w14:textId="77777777" w:rsidR="004D3F8A" w:rsidRDefault="004D3F8A" w:rsidP="00F60411">
      <w:pPr>
        <w:spacing w:line="276" w:lineRule="auto"/>
        <w:jc w:val="center"/>
        <w:rPr>
          <w:rFonts w:asciiTheme="minorHAnsi" w:hAnsiTheme="minorHAnsi" w:cstheme="minorHAnsi"/>
          <w:iCs/>
          <w:sz w:val="18"/>
        </w:rPr>
      </w:pPr>
    </w:p>
    <w:p w14:paraId="68F3F4BC" w14:textId="77777777" w:rsidR="004D3F8A" w:rsidRDefault="004D3F8A" w:rsidP="00F60411">
      <w:pPr>
        <w:spacing w:line="276" w:lineRule="auto"/>
        <w:jc w:val="center"/>
        <w:rPr>
          <w:rFonts w:asciiTheme="minorHAnsi" w:hAnsiTheme="minorHAnsi" w:cstheme="minorHAnsi"/>
          <w:iCs/>
          <w:sz w:val="18"/>
        </w:rPr>
      </w:pPr>
    </w:p>
    <w:p w14:paraId="43F76241" w14:textId="77777777" w:rsidR="004D3F8A" w:rsidRDefault="004D3F8A" w:rsidP="00F60411">
      <w:pPr>
        <w:spacing w:line="276" w:lineRule="auto"/>
        <w:jc w:val="center"/>
        <w:rPr>
          <w:rFonts w:asciiTheme="minorHAnsi" w:hAnsiTheme="minorHAnsi" w:cstheme="minorHAnsi"/>
          <w:iCs/>
          <w:sz w:val="18"/>
        </w:rPr>
      </w:pPr>
    </w:p>
    <w:p w14:paraId="3DECEC60" w14:textId="77777777" w:rsidR="004D3F8A" w:rsidRDefault="004D3F8A" w:rsidP="00F60411">
      <w:pPr>
        <w:spacing w:line="276" w:lineRule="auto"/>
        <w:jc w:val="center"/>
        <w:rPr>
          <w:rFonts w:asciiTheme="minorHAnsi" w:hAnsiTheme="minorHAnsi" w:cstheme="minorHAnsi"/>
          <w:iCs/>
          <w:sz w:val="18"/>
        </w:rPr>
      </w:pPr>
    </w:p>
    <w:p w14:paraId="50133A05" w14:textId="77777777" w:rsidR="004D3F8A" w:rsidRDefault="004D3F8A" w:rsidP="00F60411">
      <w:pPr>
        <w:spacing w:line="276" w:lineRule="auto"/>
        <w:jc w:val="center"/>
        <w:rPr>
          <w:rFonts w:asciiTheme="minorHAnsi" w:hAnsiTheme="minorHAnsi" w:cstheme="minorHAnsi"/>
          <w:iCs/>
          <w:sz w:val="18"/>
        </w:rPr>
      </w:pPr>
    </w:p>
    <w:p w14:paraId="7A026A4F" w14:textId="77777777" w:rsidR="004D3F8A" w:rsidRDefault="004D3F8A" w:rsidP="00F60411">
      <w:pPr>
        <w:spacing w:line="276" w:lineRule="auto"/>
        <w:jc w:val="center"/>
        <w:rPr>
          <w:rFonts w:asciiTheme="minorHAnsi" w:hAnsiTheme="minorHAnsi" w:cstheme="minorHAnsi"/>
          <w:iCs/>
          <w:sz w:val="18"/>
        </w:rPr>
      </w:pPr>
    </w:p>
    <w:p w14:paraId="6ECB060A" w14:textId="77777777" w:rsidR="004D3F8A" w:rsidRDefault="004D3F8A" w:rsidP="00F60411">
      <w:pPr>
        <w:spacing w:line="276" w:lineRule="auto"/>
        <w:jc w:val="center"/>
        <w:rPr>
          <w:rFonts w:asciiTheme="minorHAnsi" w:hAnsiTheme="minorHAnsi" w:cstheme="minorHAnsi"/>
          <w:iCs/>
          <w:sz w:val="18"/>
        </w:rPr>
      </w:pPr>
    </w:p>
    <w:p w14:paraId="6C8516F1" w14:textId="77777777" w:rsidR="004D3F8A" w:rsidRDefault="004D3F8A" w:rsidP="00F60411">
      <w:pPr>
        <w:spacing w:line="276" w:lineRule="auto"/>
        <w:jc w:val="center"/>
        <w:rPr>
          <w:rFonts w:asciiTheme="minorHAnsi" w:hAnsiTheme="minorHAnsi" w:cstheme="minorHAnsi"/>
          <w:iCs/>
          <w:sz w:val="18"/>
        </w:rPr>
      </w:pPr>
    </w:p>
    <w:p w14:paraId="5073B422" w14:textId="77777777" w:rsidR="004D3F8A" w:rsidRDefault="004D3F8A" w:rsidP="00F60411">
      <w:pPr>
        <w:spacing w:line="276" w:lineRule="auto"/>
        <w:jc w:val="center"/>
        <w:rPr>
          <w:rFonts w:asciiTheme="minorHAnsi" w:hAnsiTheme="minorHAnsi" w:cstheme="minorHAnsi"/>
          <w:iCs/>
          <w:sz w:val="18"/>
        </w:rPr>
      </w:pPr>
    </w:p>
    <w:p w14:paraId="673DCC66" w14:textId="77777777" w:rsidR="004D3F8A" w:rsidRDefault="004D3F8A" w:rsidP="00F60411">
      <w:pPr>
        <w:spacing w:line="276" w:lineRule="auto"/>
        <w:jc w:val="center"/>
        <w:rPr>
          <w:rFonts w:asciiTheme="minorHAnsi" w:hAnsiTheme="minorHAnsi" w:cstheme="minorHAnsi"/>
          <w:iCs/>
          <w:sz w:val="18"/>
        </w:rPr>
      </w:pPr>
    </w:p>
    <w:p w14:paraId="58DF0B4D" w14:textId="77777777" w:rsidR="004D3F8A" w:rsidRDefault="004D3F8A" w:rsidP="00F60411">
      <w:pPr>
        <w:spacing w:line="276" w:lineRule="auto"/>
        <w:jc w:val="center"/>
        <w:rPr>
          <w:rFonts w:asciiTheme="minorHAnsi" w:hAnsiTheme="minorHAnsi" w:cstheme="minorHAnsi"/>
          <w:iCs/>
          <w:sz w:val="18"/>
        </w:rPr>
      </w:pPr>
    </w:p>
    <w:p w14:paraId="24E6F8F5" w14:textId="77777777" w:rsidR="004D3F8A" w:rsidRDefault="004D3F8A" w:rsidP="00F60411">
      <w:pPr>
        <w:spacing w:line="276" w:lineRule="auto"/>
        <w:jc w:val="center"/>
        <w:rPr>
          <w:rFonts w:asciiTheme="minorHAnsi" w:hAnsiTheme="minorHAnsi" w:cstheme="minorHAnsi"/>
          <w:iCs/>
          <w:sz w:val="18"/>
        </w:rPr>
      </w:pPr>
    </w:p>
    <w:p w14:paraId="6C13257F" w14:textId="77777777" w:rsidR="004D3F8A" w:rsidRDefault="004D3F8A" w:rsidP="00F60411">
      <w:pPr>
        <w:spacing w:line="276" w:lineRule="auto"/>
        <w:jc w:val="center"/>
        <w:rPr>
          <w:rFonts w:asciiTheme="minorHAnsi" w:hAnsiTheme="minorHAnsi" w:cstheme="minorHAnsi"/>
          <w:iCs/>
          <w:sz w:val="18"/>
        </w:rPr>
      </w:pPr>
    </w:p>
    <w:p w14:paraId="416C283F" w14:textId="77777777" w:rsidR="004D3F8A" w:rsidRDefault="004D3F8A" w:rsidP="00F60411">
      <w:pPr>
        <w:spacing w:line="276" w:lineRule="auto"/>
        <w:jc w:val="center"/>
        <w:rPr>
          <w:rFonts w:asciiTheme="minorHAnsi" w:hAnsiTheme="minorHAnsi" w:cstheme="minorHAnsi"/>
          <w:iCs/>
          <w:sz w:val="18"/>
        </w:rPr>
      </w:pPr>
    </w:p>
    <w:p w14:paraId="52AA58F9" w14:textId="77777777" w:rsidR="004D3F8A" w:rsidRDefault="004D3F8A" w:rsidP="00F60411">
      <w:pPr>
        <w:spacing w:line="276" w:lineRule="auto"/>
        <w:jc w:val="center"/>
        <w:rPr>
          <w:rFonts w:asciiTheme="minorHAnsi" w:hAnsiTheme="minorHAnsi" w:cstheme="minorHAnsi"/>
          <w:iCs/>
          <w:sz w:val="18"/>
        </w:rPr>
      </w:pPr>
    </w:p>
    <w:p w14:paraId="3B0DAAFB" w14:textId="3CA2D490" w:rsidR="00216C76" w:rsidRPr="00216C76" w:rsidRDefault="00F60411" w:rsidP="0066600E">
      <w:pPr>
        <w:jc w:val="center"/>
      </w:pPr>
      <w:r w:rsidRPr="00916D4E">
        <w:rPr>
          <w:rFonts w:asciiTheme="minorHAnsi" w:hAnsiTheme="minorHAnsi" w:cstheme="minorHAnsi"/>
          <w:iCs/>
          <w:sz w:val="18"/>
        </w:rPr>
        <w:t xml:space="preserve">Fuente: </w:t>
      </w:r>
      <w:r w:rsidRPr="008A2C7F">
        <w:rPr>
          <w:rFonts w:asciiTheme="minorHAnsi" w:hAnsiTheme="minorHAnsi" w:cstheme="minorHAnsi"/>
          <w:sz w:val="18"/>
        </w:rPr>
        <w:t xml:space="preserve">Plataforma Nacional de Toma de Muestras </w:t>
      </w:r>
      <w:hyperlink r:id="rId58" w:history="1">
        <w:r w:rsidRPr="008A2C7F">
          <w:rPr>
            <w:rStyle w:val="Hipervnculo"/>
            <w:rFonts w:asciiTheme="minorHAnsi" w:hAnsiTheme="minorHAnsi" w:cstheme="minorHAnsi"/>
            <w:sz w:val="18"/>
          </w:rPr>
          <w:t>https://tomademuestras.minsal.cl</w:t>
        </w:r>
      </w:hyperlink>
    </w:p>
    <w:p w14:paraId="7F878B06" w14:textId="63A40461" w:rsidR="00534126" w:rsidRPr="00CE1D6A" w:rsidRDefault="00807770" w:rsidP="00B84E94">
      <w:pPr>
        <w:pStyle w:val="Ttulo3"/>
      </w:pPr>
      <w:bookmarkStart w:id="28" w:name="_Toc103776568"/>
      <w:r w:rsidRPr="00CE1D6A">
        <w:t>2.3.3.</w:t>
      </w:r>
      <w:r w:rsidR="00E37678" w:rsidRPr="00CE1D6A">
        <w:t>3</w:t>
      </w:r>
      <w:r w:rsidRPr="00CE1D6A">
        <w:t xml:space="preserve"> </w:t>
      </w:r>
      <w:r w:rsidR="00B90E47" w:rsidRPr="00CE1D6A">
        <w:t xml:space="preserve">Consideraciones </w:t>
      </w:r>
      <w:r w:rsidRPr="00CE1D6A">
        <w:t>Ingreso con otro tipo de identificación</w:t>
      </w:r>
      <w:bookmarkEnd w:id="28"/>
    </w:p>
    <w:p w14:paraId="2B0F3535" w14:textId="01790341" w:rsidR="00534126" w:rsidRDefault="00534126" w:rsidP="00534126"/>
    <w:p w14:paraId="1A7E95A7" w14:textId="258D88FA" w:rsidR="00534126" w:rsidRDefault="00534126" w:rsidP="00E37678">
      <w:pPr>
        <w:spacing w:line="276" w:lineRule="auto"/>
      </w:pPr>
      <w:r>
        <w:t xml:space="preserve">A diferencia </w:t>
      </w:r>
      <w:r w:rsidR="006E7052">
        <w:t>del</w:t>
      </w:r>
      <w:r>
        <w:t xml:space="preserve"> ingreso con RUN, cualquier otro tipo de documentación informada </w:t>
      </w:r>
      <w:r w:rsidR="00726C52">
        <w:t xml:space="preserve">deberá ingresar toda la información requerida del </w:t>
      </w:r>
      <w:r w:rsidR="00847C09">
        <w:t xml:space="preserve">usuario </w:t>
      </w:r>
      <w:r w:rsidR="00726C52">
        <w:t>de forma manual.</w:t>
      </w:r>
    </w:p>
    <w:p w14:paraId="230B4106" w14:textId="77777777" w:rsidR="00E37678" w:rsidRPr="00534126" w:rsidRDefault="00E37678" w:rsidP="00534126"/>
    <w:p w14:paraId="291A6ADB" w14:textId="6AA5E278" w:rsidR="00B03CB5" w:rsidRPr="00CE1D6A" w:rsidRDefault="00B03CB5" w:rsidP="00B84E94">
      <w:pPr>
        <w:pStyle w:val="Ttulo3"/>
      </w:pPr>
      <w:bookmarkStart w:id="29" w:name="_Toc103776569"/>
      <w:r w:rsidRPr="00CE1D6A">
        <w:lastRenderedPageBreak/>
        <w:t>2.3.4 Registro de datos de la muestra</w:t>
      </w:r>
      <w:r w:rsidR="00961E93">
        <w:t xml:space="preserve"> y resultado</w:t>
      </w:r>
      <w:bookmarkEnd w:id="29"/>
    </w:p>
    <w:p w14:paraId="4B4EFAD1" w14:textId="2D733BE6" w:rsidR="00745EEA" w:rsidRDefault="00745EEA" w:rsidP="00E37678">
      <w:pPr>
        <w:spacing w:line="276" w:lineRule="auto"/>
      </w:pPr>
    </w:p>
    <w:p w14:paraId="29233007" w14:textId="0283249A" w:rsidR="00024834" w:rsidRDefault="00847C09" w:rsidP="00E37678">
      <w:pPr>
        <w:spacing w:line="276" w:lineRule="auto"/>
      </w:pPr>
      <w:r>
        <w:t>El profesional</w:t>
      </w:r>
      <w:r w:rsidR="00A60B94">
        <w:t xml:space="preserve"> deberá </w:t>
      </w:r>
      <w:r w:rsidR="00DA54E2">
        <w:t xml:space="preserve">ingresar de forma obligatoria </w:t>
      </w:r>
      <w:r>
        <w:t xml:space="preserve">todos </w:t>
      </w:r>
      <w:r w:rsidR="00DA54E2">
        <w:t>los campos indicados en asterisco</w:t>
      </w:r>
      <w:r w:rsidR="00024834">
        <w:t>, debiendo completar la información indicada en la siguiente tabla.</w:t>
      </w:r>
    </w:p>
    <w:p w14:paraId="403CB2CF" w14:textId="77777777" w:rsidR="00DB124C" w:rsidRDefault="00DB124C" w:rsidP="00E37678">
      <w:pPr>
        <w:spacing w:line="276" w:lineRule="auto"/>
      </w:pPr>
    </w:p>
    <w:p w14:paraId="6FC20860" w14:textId="76252CF0" w:rsidR="00024834" w:rsidRDefault="00024834" w:rsidP="00024834">
      <w:pPr>
        <w:spacing w:line="276" w:lineRule="auto"/>
        <w:jc w:val="center"/>
        <w:rPr>
          <w:rFonts w:asciiTheme="minorHAnsi" w:hAnsiTheme="minorHAnsi" w:cstheme="minorHAnsi"/>
          <w:bCs/>
          <w:i/>
          <w:iCs/>
          <w:sz w:val="18"/>
        </w:rPr>
      </w:pPr>
      <w:r w:rsidRPr="00024834">
        <w:rPr>
          <w:rFonts w:asciiTheme="minorHAnsi" w:hAnsiTheme="minorHAnsi" w:cstheme="minorHAnsi"/>
          <w:bCs/>
          <w:i/>
          <w:iCs/>
          <w:sz w:val="18"/>
        </w:rPr>
        <w:t xml:space="preserve">Tabla 2: Datos </w:t>
      </w:r>
      <w:r>
        <w:rPr>
          <w:rFonts w:asciiTheme="minorHAnsi" w:hAnsiTheme="minorHAnsi" w:cstheme="minorHAnsi"/>
          <w:bCs/>
          <w:i/>
          <w:iCs/>
          <w:sz w:val="18"/>
        </w:rPr>
        <w:t xml:space="preserve">muestra </w:t>
      </w:r>
      <w:r w:rsidR="00961E93">
        <w:rPr>
          <w:rFonts w:asciiTheme="minorHAnsi" w:hAnsiTheme="minorHAnsi" w:cstheme="minorHAnsi"/>
          <w:bCs/>
          <w:i/>
          <w:iCs/>
          <w:sz w:val="18"/>
        </w:rPr>
        <w:t xml:space="preserve">y </w:t>
      </w:r>
      <w:r w:rsidR="006E7052">
        <w:rPr>
          <w:rFonts w:asciiTheme="minorHAnsi" w:hAnsiTheme="minorHAnsi" w:cstheme="minorHAnsi"/>
          <w:bCs/>
          <w:i/>
          <w:iCs/>
          <w:sz w:val="18"/>
        </w:rPr>
        <w:t>resultados requeridos</w:t>
      </w:r>
    </w:p>
    <w:p w14:paraId="75D2CD62" w14:textId="77777777" w:rsidR="00024834" w:rsidRPr="00024834" w:rsidRDefault="00024834" w:rsidP="00024834">
      <w:pPr>
        <w:spacing w:line="276" w:lineRule="auto"/>
        <w:jc w:val="center"/>
        <w:rPr>
          <w:bCs/>
          <w:i/>
          <w:iCs/>
        </w:rPr>
      </w:pPr>
    </w:p>
    <w:tbl>
      <w:tblPr>
        <w:tblStyle w:val="Tablaconcuadrcula1clara-nfasis1"/>
        <w:tblW w:w="8642" w:type="dxa"/>
        <w:tblLook w:val="04A0" w:firstRow="1" w:lastRow="0" w:firstColumn="1" w:lastColumn="0" w:noHBand="0" w:noVBand="1"/>
      </w:tblPr>
      <w:tblGrid>
        <w:gridCol w:w="2014"/>
        <w:gridCol w:w="1384"/>
        <w:gridCol w:w="2622"/>
        <w:gridCol w:w="2622"/>
      </w:tblGrid>
      <w:tr w:rsidR="00024834" w:rsidRPr="00024834" w14:paraId="24D95095" w14:textId="77777777" w:rsidTr="00024834">
        <w:trPr>
          <w:cnfStyle w:val="100000000000" w:firstRow="1" w:lastRow="0" w:firstColumn="0" w:lastColumn="0" w:oddVBand="0" w:evenVBand="0" w:oddHBand="0"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2014" w:type="dxa"/>
            <w:shd w:val="clear" w:color="auto" w:fill="5B9BD5" w:themeFill="accent5"/>
            <w:noWrap/>
            <w:vAlign w:val="center"/>
            <w:hideMark/>
          </w:tcPr>
          <w:p w14:paraId="3E3642EE" w14:textId="77777777" w:rsidR="00024834" w:rsidRPr="00024834" w:rsidRDefault="00024834" w:rsidP="00024834">
            <w:pPr>
              <w:jc w:val="center"/>
              <w:rPr>
                <w:rFonts w:eastAsia="Times New Roman"/>
                <w:color w:val="FFFFFF" w:themeColor="background1"/>
                <w:lang w:eastAsia="es-CL"/>
              </w:rPr>
            </w:pPr>
            <w:r w:rsidRPr="00024834">
              <w:rPr>
                <w:rFonts w:eastAsia="Times New Roman"/>
                <w:color w:val="FFFFFF" w:themeColor="background1"/>
                <w:lang w:eastAsia="es-CL"/>
              </w:rPr>
              <w:t>Columna</w:t>
            </w:r>
          </w:p>
        </w:tc>
        <w:tc>
          <w:tcPr>
            <w:tcW w:w="1384" w:type="dxa"/>
            <w:shd w:val="clear" w:color="auto" w:fill="5B9BD5" w:themeFill="accent5"/>
            <w:noWrap/>
            <w:vAlign w:val="center"/>
            <w:hideMark/>
          </w:tcPr>
          <w:p w14:paraId="42B28053" w14:textId="77777777" w:rsidR="00024834" w:rsidRPr="00024834" w:rsidRDefault="00024834" w:rsidP="00024834">
            <w:pPr>
              <w:jc w:val="center"/>
              <w:cnfStyle w:val="100000000000" w:firstRow="1" w:lastRow="0" w:firstColumn="0" w:lastColumn="0" w:oddVBand="0" w:evenVBand="0" w:oddHBand="0" w:evenHBand="0" w:firstRowFirstColumn="0" w:firstRowLastColumn="0" w:lastRowFirstColumn="0" w:lastRowLastColumn="0"/>
              <w:rPr>
                <w:rFonts w:eastAsia="Times New Roman"/>
                <w:color w:val="FFFFFF" w:themeColor="background1"/>
                <w:lang w:eastAsia="es-CL"/>
              </w:rPr>
            </w:pPr>
            <w:r w:rsidRPr="00024834">
              <w:rPr>
                <w:rFonts w:eastAsia="Times New Roman"/>
                <w:color w:val="FFFFFF" w:themeColor="background1"/>
                <w:lang w:eastAsia="es-CL"/>
              </w:rPr>
              <w:t>Tipo de dato</w:t>
            </w:r>
          </w:p>
        </w:tc>
        <w:tc>
          <w:tcPr>
            <w:tcW w:w="2622" w:type="dxa"/>
            <w:shd w:val="clear" w:color="auto" w:fill="5B9BD5" w:themeFill="accent5"/>
            <w:vAlign w:val="center"/>
            <w:hideMark/>
          </w:tcPr>
          <w:p w14:paraId="54F1BE27" w14:textId="77777777" w:rsidR="00024834" w:rsidRPr="00024834" w:rsidRDefault="00024834" w:rsidP="00024834">
            <w:pPr>
              <w:jc w:val="center"/>
              <w:cnfStyle w:val="100000000000" w:firstRow="1" w:lastRow="0" w:firstColumn="0" w:lastColumn="0" w:oddVBand="0" w:evenVBand="0" w:oddHBand="0" w:evenHBand="0" w:firstRowFirstColumn="0" w:firstRowLastColumn="0" w:lastRowFirstColumn="0" w:lastRowLastColumn="0"/>
              <w:rPr>
                <w:rFonts w:eastAsia="Times New Roman"/>
                <w:color w:val="FFFFFF" w:themeColor="background1"/>
                <w:lang w:eastAsia="es-CL"/>
              </w:rPr>
            </w:pPr>
            <w:r w:rsidRPr="00024834">
              <w:rPr>
                <w:rFonts w:eastAsia="Times New Roman"/>
                <w:color w:val="FFFFFF" w:themeColor="background1"/>
                <w:lang w:eastAsia="es-CL"/>
              </w:rPr>
              <w:t>Descripción</w:t>
            </w:r>
          </w:p>
        </w:tc>
        <w:tc>
          <w:tcPr>
            <w:tcW w:w="2622" w:type="dxa"/>
            <w:shd w:val="clear" w:color="auto" w:fill="5B9BD5" w:themeFill="accent5"/>
            <w:vAlign w:val="center"/>
            <w:hideMark/>
          </w:tcPr>
          <w:p w14:paraId="5918BB61" w14:textId="77777777" w:rsidR="00024834" w:rsidRPr="00024834" w:rsidRDefault="00024834" w:rsidP="00024834">
            <w:pPr>
              <w:jc w:val="center"/>
              <w:cnfStyle w:val="100000000000" w:firstRow="1" w:lastRow="0" w:firstColumn="0" w:lastColumn="0" w:oddVBand="0" w:evenVBand="0" w:oddHBand="0" w:evenHBand="0" w:firstRowFirstColumn="0" w:firstRowLastColumn="0" w:lastRowFirstColumn="0" w:lastRowLastColumn="0"/>
              <w:rPr>
                <w:rFonts w:eastAsia="Times New Roman"/>
                <w:color w:val="FFFFFF" w:themeColor="background1"/>
                <w:lang w:eastAsia="es-CL"/>
              </w:rPr>
            </w:pPr>
            <w:r w:rsidRPr="00024834">
              <w:rPr>
                <w:rFonts w:eastAsia="Times New Roman"/>
                <w:color w:val="FFFFFF" w:themeColor="background1"/>
                <w:lang w:eastAsia="es-CL"/>
              </w:rPr>
              <w:t>Restricciones</w:t>
            </w:r>
          </w:p>
        </w:tc>
      </w:tr>
      <w:tr w:rsidR="00024834" w:rsidRPr="00024834" w14:paraId="486E6764" w14:textId="77777777" w:rsidTr="00024834">
        <w:trPr>
          <w:trHeight w:val="200"/>
        </w:trPr>
        <w:tc>
          <w:tcPr>
            <w:cnfStyle w:val="001000000000" w:firstRow="0" w:lastRow="0" w:firstColumn="1" w:lastColumn="0" w:oddVBand="0" w:evenVBand="0" w:oddHBand="0" w:evenHBand="0" w:firstRowFirstColumn="0" w:firstRowLastColumn="0" w:lastRowFirstColumn="0" w:lastRowLastColumn="0"/>
            <w:tcW w:w="2014" w:type="dxa"/>
            <w:vMerge w:val="restart"/>
            <w:noWrap/>
            <w:vAlign w:val="center"/>
            <w:hideMark/>
          </w:tcPr>
          <w:p w14:paraId="3FF51D86" w14:textId="77777777" w:rsidR="00024834" w:rsidRPr="00024834" w:rsidRDefault="00024834" w:rsidP="00024834">
            <w:pPr>
              <w:jc w:val="center"/>
              <w:rPr>
                <w:rFonts w:eastAsia="Times New Roman"/>
                <w:color w:val="000000"/>
                <w:lang w:eastAsia="es-CL"/>
              </w:rPr>
            </w:pPr>
            <w:r w:rsidRPr="00024834">
              <w:rPr>
                <w:rFonts w:eastAsia="Times New Roman"/>
                <w:color w:val="000000"/>
                <w:lang w:eastAsia="es-CL"/>
              </w:rPr>
              <w:t>Tipo de muestra</w:t>
            </w:r>
          </w:p>
        </w:tc>
        <w:tc>
          <w:tcPr>
            <w:tcW w:w="1384" w:type="dxa"/>
            <w:vMerge w:val="restart"/>
            <w:noWrap/>
            <w:vAlign w:val="center"/>
            <w:hideMark/>
          </w:tcPr>
          <w:p w14:paraId="397A7CC4" w14:textId="77777777" w:rsidR="00024834" w:rsidRPr="00024834" w:rsidRDefault="00024834" w:rsidP="0002483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024834">
              <w:rPr>
                <w:rFonts w:eastAsia="Times New Roman"/>
                <w:color w:val="000000"/>
                <w:lang w:eastAsia="es-CL"/>
              </w:rPr>
              <w:t>Texto</w:t>
            </w:r>
          </w:p>
        </w:tc>
        <w:tc>
          <w:tcPr>
            <w:tcW w:w="2622" w:type="dxa"/>
            <w:vAlign w:val="center"/>
            <w:hideMark/>
          </w:tcPr>
          <w:p w14:paraId="2B1131F0" w14:textId="77777777" w:rsidR="00024834" w:rsidRPr="00024834" w:rsidRDefault="00024834" w:rsidP="00024834">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024834">
              <w:rPr>
                <w:rFonts w:eastAsia="Times New Roman"/>
                <w:color w:val="000000"/>
                <w:lang w:eastAsia="es-CL"/>
              </w:rPr>
              <w:t>Tórula nasofaríngea</w:t>
            </w:r>
          </w:p>
        </w:tc>
        <w:tc>
          <w:tcPr>
            <w:tcW w:w="2622" w:type="dxa"/>
            <w:vMerge w:val="restart"/>
            <w:vAlign w:val="center"/>
            <w:hideMark/>
          </w:tcPr>
          <w:p w14:paraId="4DB589A5" w14:textId="77777777" w:rsidR="00024834" w:rsidRPr="00024834" w:rsidRDefault="00024834" w:rsidP="00024834">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024834">
              <w:rPr>
                <w:rFonts w:eastAsia="Times New Roman"/>
                <w:color w:val="000000"/>
                <w:lang w:eastAsia="es-CL"/>
              </w:rPr>
              <w:t>Obligatorio</w:t>
            </w:r>
          </w:p>
        </w:tc>
      </w:tr>
      <w:tr w:rsidR="00024834" w:rsidRPr="00024834" w14:paraId="3A8BFCEB" w14:textId="77777777" w:rsidTr="00024834">
        <w:trPr>
          <w:trHeight w:val="200"/>
        </w:trPr>
        <w:tc>
          <w:tcPr>
            <w:cnfStyle w:val="001000000000" w:firstRow="0" w:lastRow="0" w:firstColumn="1" w:lastColumn="0" w:oddVBand="0" w:evenVBand="0" w:oddHBand="0" w:evenHBand="0" w:firstRowFirstColumn="0" w:firstRowLastColumn="0" w:lastRowFirstColumn="0" w:lastRowLastColumn="0"/>
            <w:tcW w:w="2014" w:type="dxa"/>
            <w:vMerge/>
            <w:vAlign w:val="center"/>
            <w:hideMark/>
          </w:tcPr>
          <w:p w14:paraId="4E81491C" w14:textId="77777777" w:rsidR="00024834" w:rsidRPr="00024834" w:rsidRDefault="00024834" w:rsidP="00024834">
            <w:pPr>
              <w:jc w:val="center"/>
              <w:rPr>
                <w:rFonts w:eastAsia="Times New Roman"/>
                <w:color w:val="000000"/>
                <w:lang w:eastAsia="es-CL"/>
              </w:rPr>
            </w:pPr>
          </w:p>
        </w:tc>
        <w:tc>
          <w:tcPr>
            <w:tcW w:w="1384" w:type="dxa"/>
            <w:vMerge/>
            <w:vAlign w:val="center"/>
            <w:hideMark/>
          </w:tcPr>
          <w:p w14:paraId="50DE9295" w14:textId="77777777" w:rsidR="00024834" w:rsidRPr="00024834" w:rsidRDefault="00024834" w:rsidP="0002483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p>
        </w:tc>
        <w:tc>
          <w:tcPr>
            <w:tcW w:w="2622" w:type="dxa"/>
            <w:vAlign w:val="center"/>
            <w:hideMark/>
          </w:tcPr>
          <w:p w14:paraId="05AA4F0D" w14:textId="77777777" w:rsidR="00024834" w:rsidRPr="00024834" w:rsidRDefault="00024834" w:rsidP="00024834">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024834">
              <w:rPr>
                <w:rFonts w:eastAsia="Times New Roman"/>
                <w:color w:val="000000"/>
                <w:lang w:eastAsia="es-CL"/>
              </w:rPr>
              <w:t>Tórula Nasal</w:t>
            </w:r>
          </w:p>
        </w:tc>
        <w:tc>
          <w:tcPr>
            <w:tcW w:w="2622" w:type="dxa"/>
            <w:vMerge/>
            <w:vAlign w:val="center"/>
            <w:hideMark/>
          </w:tcPr>
          <w:p w14:paraId="71A74EEE" w14:textId="77777777" w:rsidR="00024834" w:rsidRPr="00024834" w:rsidRDefault="00024834" w:rsidP="00024834">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p>
        </w:tc>
      </w:tr>
      <w:tr w:rsidR="00024834" w:rsidRPr="00024834" w14:paraId="61AC104E" w14:textId="77777777" w:rsidTr="00024834">
        <w:trPr>
          <w:trHeight w:val="200"/>
        </w:trPr>
        <w:tc>
          <w:tcPr>
            <w:cnfStyle w:val="001000000000" w:firstRow="0" w:lastRow="0" w:firstColumn="1" w:lastColumn="0" w:oddVBand="0" w:evenVBand="0" w:oddHBand="0" w:evenHBand="0" w:firstRowFirstColumn="0" w:firstRowLastColumn="0" w:lastRowFirstColumn="0" w:lastRowLastColumn="0"/>
            <w:tcW w:w="2014" w:type="dxa"/>
            <w:vMerge w:val="restart"/>
            <w:noWrap/>
            <w:vAlign w:val="center"/>
            <w:hideMark/>
          </w:tcPr>
          <w:p w14:paraId="277291F9" w14:textId="2E413163" w:rsidR="00024834" w:rsidRPr="00024834" w:rsidRDefault="00024834" w:rsidP="00024834">
            <w:pPr>
              <w:jc w:val="center"/>
              <w:rPr>
                <w:rFonts w:eastAsia="Times New Roman"/>
                <w:color w:val="000000"/>
                <w:lang w:eastAsia="es-CL"/>
              </w:rPr>
            </w:pPr>
            <w:r w:rsidRPr="00024834">
              <w:rPr>
                <w:rFonts w:eastAsia="Times New Roman"/>
                <w:color w:val="000000"/>
                <w:lang w:eastAsia="es-CL"/>
              </w:rPr>
              <w:t>Búsqueda activa</w:t>
            </w:r>
          </w:p>
        </w:tc>
        <w:tc>
          <w:tcPr>
            <w:tcW w:w="1384" w:type="dxa"/>
            <w:vMerge w:val="restart"/>
            <w:noWrap/>
            <w:vAlign w:val="center"/>
            <w:hideMark/>
          </w:tcPr>
          <w:p w14:paraId="7156C5AF" w14:textId="77777777" w:rsidR="00024834" w:rsidRPr="00024834" w:rsidRDefault="00024834" w:rsidP="0002483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024834">
              <w:rPr>
                <w:rFonts w:eastAsia="Times New Roman"/>
                <w:color w:val="000000"/>
                <w:lang w:eastAsia="es-CL"/>
              </w:rPr>
              <w:t>Booleano</w:t>
            </w:r>
          </w:p>
        </w:tc>
        <w:tc>
          <w:tcPr>
            <w:tcW w:w="2622" w:type="dxa"/>
            <w:vAlign w:val="center"/>
            <w:hideMark/>
          </w:tcPr>
          <w:p w14:paraId="28EACEAD" w14:textId="77777777" w:rsidR="00024834" w:rsidRPr="00024834" w:rsidRDefault="00024834" w:rsidP="00024834">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024834">
              <w:rPr>
                <w:rFonts w:eastAsia="Times New Roman"/>
                <w:color w:val="000000"/>
                <w:lang w:eastAsia="es-CL"/>
              </w:rPr>
              <w:t>0 = No</w:t>
            </w:r>
          </w:p>
        </w:tc>
        <w:tc>
          <w:tcPr>
            <w:tcW w:w="2622" w:type="dxa"/>
            <w:vMerge w:val="restart"/>
            <w:vAlign w:val="center"/>
            <w:hideMark/>
          </w:tcPr>
          <w:p w14:paraId="53077F50" w14:textId="77777777" w:rsidR="00024834" w:rsidRPr="00024834" w:rsidRDefault="00024834" w:rsidP="00024834">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024834">
              <w:rPr>
                <w:rFonts w:eastAsia="Times New Roman"/>
                <w:color w:val="000000"/>
                <w:lang w:eastAsia="es-CL"/>
              </w:rPr>
              <w:t>Obligatorio</w:t>
            </w:r>
          </w:p>
        </w:tc>
      </w:tr>
      <w:tr w:rsidR="00024834" w:rsidRPr="00024834" w14:paraId="268A18E3" w14:textId="77777777" w:rsidTr="00024834">
        <w:trPr>
          <w:trHeight w:val="200"/>
        </w:trPr>
        <w:tc>
          <w:tcPr>
            <w:cnfStyle w:val="001000000000" w:firstRow="0" w:lastRow="0" w:firstColumn="1" w:lastColumn="0" w:oddVBand="0" w:evenVBand="0" w:oddHBand="0" w:evenHBand="0" w:firstRowFirstColumn="0" w:firstRowLastColumn="0" w:lastRowFirstColumn="0" w:lastRowLastColumn="0"/>
            <w:tcW w:w="2014" w:type="dxa"/>
            <w:vMerge/>
            <w:vAlign w:val="center"/>
            <w:hideMark/>
          </w:tcPr>
          <w:p w14:paraId="20FA5DEC" w14:textId="77777777" w:rsidR="00024834" w:rsidRPr="00024834" w:rsidRDefault="00024834" w:rsidP="00024834">
            <w:pPr>
              <w:jc w:val="center"/>
              <w:rPr>
                <w:rFonts w:eastAsia="Times New Roman"/>
                <w:color w:val="000000"/>
                <w:lang w:eastAsia="es-CL"/>
              </w:rPr>
            </w:pPr>
          </w:p>
        </w:tc>
        <w:tc>
          <w:tcPr>
            <w:tcW w:w="1384" w:type="dxa"/>
            <w:vMerge/>
            <w:vAlign w:val="center"/>
            <w:hideMark/>
          </w:tcPr>
          <w:p w14:paraId="3FF1FB8E" w14:textId="77777777" w:rsidR="00024834" w:rsidRPr="00024834" w:rsidRDefault="00024834" w:rsidP="0002483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p>
        </w:tc>
        <w:tc>
          <w:tcPr>
            <w:tcW w:w="2622" w:type="dxa"/>
            <w:vAlign w:val="center"/>
            <w:hideMark/>
          </w:tcPr>
          <w:p w14:paraId="414C41BD" w14:textId="77777777" w:rsidR="00024834" w:rsidRPr="00024834" w:rsidRDefault="00024834" w:rsidP="00024834">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024834">
              <w:rPr>
                <w:rFonts w:eastAsia="Times New Roman"/>
                <w:color w:val="000000"/>
                <w:lang w:eastAsia="es-CL"/>
              </w:rPr>
              <w:t>1 = Si</w:t>
            </w:r>
          </w:p>
        </w:tc>
        <w:tc>
          <w:tcPr>
            <w:tcW w:w="2622" w:type="dxa"/>
            <w:vMerge/>
            <w:vAlign w:val="center"/>
            <w:hideMark/>
          </w:tcPr>
          <w:p w14:paraId="2582D09F" w14:textId="77777777" w:rsidR="00024834" w:rsidRPr="00024834" w:rsidRDefault="00024834" w:rsidP="00024834">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p>
        </w:tc>
      </w:tr>
      <w:tr w:rsidR="00024834" w:rsidRPr="00024834" w14:paraId="7584046B" w14:textId="77777777" w:rsidTr="00024834">
        <w:trPr>
          <w:trHeight w:val="200"/>
        </w:trPr>
        <w:tc>
          <w:tcPr>
            <w:cnfStyle w:val="001000000000" w:firstRow="0" w:lastRow="0" w:firstColumn="1" w:lastColumn="0" w:oddVBand="0" w:evenVBand="0" w:oddHBand="0" w:evenHBand="0" w:firstRowFirstColumn="0" w:firstRowLastColumn="0" w:lastRowFirstColumn="0" w:lastRowLastColumn="0"/>
            <w:tcW w:w="2014" w:type="dxa"/>
            <w:vMerge w:val="restart"/>
            <w:noWrap/>
            <w:vAlign w:val="center"/>
            <w:hideMark/>
          </w:tcPr>
          <w:p w14:paraId="1AE98DFD" w14:textId="77777777" w:rsidR="00024834" w:rsidRPr="00024834" w:rsidRDefault="00024834" w:rsidP="00024834">
            <w:pPr>
              <w:jc w:val="center"/>
              <w:rPr>
                <w:rFonts w:eastAsia="Times New Roman"/>
                <w:color w:val="000000"/>
                <w:lang w:eastAsia="es-CL"/>
              </w:rPr>
            </w:pPr>
            <w:r w:rsidRPr="00024834">
              <w:rPr>
                <w:rFonts w:eastAsia="Times New Roman"/>
                <w:color w:val="000000"/>
                <w:lang w:eastAsia="es-CL"/>
              </w:rPr>
              <w:t>Resultado</w:t>
            </w:r>
          </w:p>
        </w:tc>
        <w:tc>
          <w:tcPr>
            <w:tcW w:w="1384" w:type="dxa"/>
            <w:vMerge w:val="restart"/>
            <w:noWrap/>
            <w:vAlign w:val="center"/>
            <w:hideMark/>
          </w:tcPr>
          <w:p w14:paraId="0CF8EE5E" w14:textId="77777777" w:rsidR="00024834" w:rsidRPr="00024834" w:rsidRDefault="00024834" w:rsidP="0002483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024834">
              <w:rPr>
                <w:rFonts w:eastAsia="Times New Roman"/>
                <w:color w:val="000000"/>
                <w:lang w:eastAsia="es-CL"/>
              </w:rPr>
              <w:t>Texto</w:t>
            </w:r>
          </w:p>
        </w:tc>
        <w:tc>
          <w:tcPr>
            <w:tcW w:w="2622" w:type="dxa"/>
            <w:vAlign w:val="center"/>
            <w:hideMark/>
          </w:tcPr>
          <w:p w14:paraId="44DD3C41" w14:textId="77777777" w:rsidR="00024834" w:rsidRPr="00024834" w:rsidRDefault="00024834" w:rsidP="00024834">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024834">
              <w:rPr>
                <w:rFonts w:eastAsia="Times New Roman"/>
                <w:color w:val="000000"/>
                <w:lang w:eastAsia="es-CL"/>
              </w:rPr>
              <w:t>Positivo</w:t>
            </w:r>
          </w:p>
        </w:tc>
        <w:tc>
          <w:tcPr>
            <w:tcW w:w="2622" w:type="dxa"/>
            <w:vMerge w:val="restart"/>
            <w:vAlign w:val="center"/>
            <w:hideMark/>
          </w:tcPr>
          <w:p w14:paraId="765D549D" w14:textId="77777777" w:rsidR="00024834" w:rsidRPr="00024834" w:rsidRDefault="00024834" w:rsidP="00024834">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024834">
              <w:rPr>
                <w:rFonts w:eastAsia="Times New Roman"/>
                <w:color w:val="000000"/>
                <w:lang w:eastAsia="es-CL"/>
              </w:rPr>
              <w:t>Obligatorio</w:t>
            </w:r>
          </w:p>
        </w:tc>
      </w:tr>
      <w:tr w:rsidR="00024834" w:rsidRPr="00024834" w14:paraId="08496FF0" w14:textId="77777777" w:rsidTr="00024834">
        <w:trPr>
          <w:trHeight w:val="200"/>
        </w:trPr>
        <w:tc>
          <w:tcPr>
            <w:cnfStyle w:val="001000000000" w:firstRow="0" w:lastRow="0" w:firstColumn="1" w:lastColumn="0" w:oddVBand="0" w:evenVBand="0" w:oddHBand="0" w:evenHBand="0" w:firstRowFirstColumn="0" w:firstRowLastColumn="0" w:lastRowFirstColumn="0" w:lastRowLastColumn="0"/>
            <w:tcW w:w="2014" w:type="dxa"/>
            <w:vMerge/>
            <w:vAlign w:val="center"/>
            <w:hideMark/>
          </w:tcPr>
          <w:p w14:paraId="64AA6099" w14:textId="77777777" w:rsidR="00024834" w:rsidRPr="00024834" w:rsidRDefault="00024834" w:rsidP="00024834">
            <w:pPr>
              <w:jc w:val="center"/>
              <w:rPr>
                <w:rFonts w:eastAsia="Times New Roman"/>
                <w:color w:val="000000"/>
                <w:lang w:eastAsia="es-CL"/>
              </w:rPr>
            </w:pPr>
          </w:p>
        </w:tc>
        <w:tc>
          <w:tcPr>
            <w:tcW w:w="1384" w:type="dxa"/>
            <w:vMerge/>
            <w:vAlign w:val="center"/>
            <w:hideMark/>
          </w:tcPr>
          <w:p w14:paraId="7748C4CA" w14:textId="77777777" w:rsidR="00024834" w:rsidRPr="00024834" w:rsidRDefault="00024834" w:rsidP="0002483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p>
        </w:tc>
        <w:tc>
          <w:tcPr>
            <w:tcW w:w="2622" w:type="dxa"/>
            <w:vAlign w:val="center"/>
            <w:hideMark/>
          </w:tcPr>
          <w:p w14:paraId="3DB27936" w14:textId="77777777" w:rsidR="00024834" w:rsidRPr="00024834" w:rsidRDefault="00024834" w:rsidP="00024834">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024834">
              <w:rPr>
                <w:rFonts w:eastAsia="Times New Roman"/>
                <w:color w:val="000000"/>
                <w:lang w:eastAsia="es-CL"/>
              </w:rPr>
              <w:t>Negativo</w:t>
            </w:r>
          </w:p>
        </w:tc>
        <w:tc>
          <w:tcPr>
            <w:tcW w:w="2622" w:type="dxa"/>
            <w:vMerge/>
            <w:vAlign w:val="center"/>
            <w:hideMark/>
          </w:tcPr>
          <w:p w14:paraId="02E0E1F7" w14:textId="77777777" w:rsidR="00024834" w:rsidRPr="00024834" w:rsidRDefault="00024834" w:rsidP="00024834">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p>
        </w:tc>
      </w:tr>
      <w:tr w:rsidR="00024834" w:rsidRPr="00024834" w14:paraId="710F909C" w14:textId="77777777" w:rsidTr="00024834">
        <w:trPr>
          <w:trHeight w:val="200"/>
        </w:trPr>
        <w:tc>
          <w:tcPr>
            <w:cnfStyle w:val="001000000000" w:firstRow="0" w:lastRow="0" w:firstColumn="1" w:lastColumn="0" w:oddVBand="0" w:evenVBand="0" w:oddHBand="0" w:evenHBand="0" w:firstRowFirstColumn="0" w:firstRowLastColumn="0" w:lastRowFirstColumn="0" w:lastRowLastColumn="0"/>
            <w:tcW w:w="2014" w:type="dxa"/>
            <w:vMerge/>
            <w:vAlign w:val="center"/>
            <w:hideMark/>
          </w:tcPr>
          <w:p w14:paraId="04580E4E" w14:textId="77777777" w:rsidR="00024834" w:rsidRPr="00024834" w:rsidRDefault="00024834" w:rsidP="00024834">
            <w:pPr>
              <w:jc w:val="center"/>
              <w:rPr>
                <w:rFonts w:eastAsia="Times New Roman"/>
                <w:color w:val="000000"/>
                <w:lang w:eastAsia="es-CL"/>
              </w:rPr>
            </w:pPr>
          </w:p>
        </w:tc>
        <w:tc>
          <w:tcPr>
            <w:tcW w:w="1384" w:type="dxa"/>
            <w:vMerge/>
            <w:vAlign w:val="center"/>
            <w:hideMark/>
          </w:tcPr>
          <w:p w14:paraId="41296EB7" w14:textId="77777777" w:rsidR="00024834" w:rsidRPr="00024834" w:rsidRDefault="00024834" w:rsidP="0002483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p>
        </w:tc>
        <w:tc>
          <w:tcPr>
            <w:tcW w:w="2622" w:type="dxa"/>
            <w:vAlign w:val="center"/>
            <w:hideMark/>
          </w:tcPr>
          <w:p w14:paraId="6D892963" w14:textId="77777777" w:rsidR="00024834" w:rsidRPr="00024834" w:rsidRDefault="00024834" w:rsidP="00024834">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024834">
              <w:rPr>
                <w:rFonts w:eastAsia="Times New Roman"/>
                <w:color w:val="000000"/>
                <w:lang w:eastAsia="es-CL"/>
              </w:rPr>
              <w:t>No concluyente</w:t>
            </w:r>
          </w:p>
        </w:tc>
        <w:tc>
          <w:tcPr>
            <w:tcW w:w="2622" w:type="dxa"/>
            <w:vMerge/>
            <w:vAlign w:val="center"/>
            <w:hideMark/>
          </w:tcPr>
          <w:p w14:paraId="4205BC24" w14:textId="77777777" w:rsidR="00024834" w:rsidRPr="00024834" w:rsidRDefault="00024834" w:rsidP="00024834">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p>
        </w:tc>
      </w:tr>
      <w:tr w:rsidR="00024834" w:rsidRPr="00024834" w14:paraId="7CB90BBF" w14:textId="77777777" w:rsidTr="00024834">
        <w:trPr>
          <w:trHeight w:val="602"/>
        </w:trPr>
        <w:tc>
          <w:tcPr>
            <w:cnfStyle w:val="001000000000" w:firstRow="0" w:lastRow="0" w:firstColumn="1" w:lastColumn="0" w:oddVBand="0" w:evenVBand="0" w:oddHBand="0" w:evenHBand="0" w:firstRowFirstColumn="0" w:firstRowLastColumn="0" w:lastRowFirstColumn="0" w:lastRowLastColumn="0"/>
            <w:tcW w:w="2014" w:type="dxa"/>
            <w:noWrap/>
            <w:vAlign w:val="center"/>
            <w:hideMark/>
          </w:tcPr>
          <w:p w14:paraId="7D2BA136" w14:textId="77777777" w:rsidR="00024834" w:rsidRPr="00024834" w:rsidRDefault="00024834" w:rsidP="00024834">
            <w:pPr>
              <w:jc w:val="center"/>
              <w:rPr>
                <w:rFonts w:eastAsia="Times New Roman"/>
                <w:color w:val="000000"/>
                <w:lang w:eastAsia="es-CL"/>
              </w:rPr>
            </w:pPr>
            <w:r w:rsidRPr="00024834">
              <w:rPr>
                <w:rFonts w:eastAsia="Times New Roman"/>
                <w:color w:val="000000"/>
                <w:lang w:eastAsia="es-CL"/>
              </w:rPr>
              <w:t>Marca Test</w:t>
            </w:r>
          </w:p>
        </w:tc>
        <w:tc>
          <w:tcPr>
            <w:tcW w:w="1384" w:type="dxa"/>
            <w:noWrap/>
            <w:vAlign w:val="center"/>
            <w:hideMark/>
          </w:tcPr>
          <w:p w14:paraId="0DD48E3B" w14:textId="77777777" w:rsidR="00024834" w:rsidRPr="00024834" w:rsidRDefault="00024834" w:rsidP="0002483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024834">
              <w:rPr>
                <w:rFonts w:eastAsia="Times New Roman"/>
                <w:color w:val="000000"/>
                <w:lang w:eastAsia="es-CL"/>
              </w:rPr>
              <w:t>Texto</w:t>
            </w:r>
          </w:p>
        </w:tc>
        <w:tc>
          <w:tcPr>
            <w:tcW w:w="2622" w:type="dxa"/>
            <w:vAlign w:val="center"/>
            <w:hideMark/>
          </w:tcPr>
          <w:p w14:paraId="2E61196B" w14:textId="77777777" w:rsidR="00024834" w:rsidRPr="00024834" w:rsidRDefault="00024834" w:rsidP="00024834">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024834">
              <w:rPr>
                <w:rFonts w:eastAsia="Times New Roman"/>
                <w:color w:val="000000"/>
                <w:lang w:eastAsia="es-CL"/>
              </w:rPr>
              <w:t>Marca de la prueba</w:t>
            </w:r>
          </w:p>
        </w:tc>
        <w:tc>
          <w:tcPr>
            <w:tcW w:w="2622" w:type="dxa"/>
            <w:vAlign w:val="center"/>
            <w:hideMark/>
          </w:tcPr>
          <w:p w14:paraId="5E18E93F" w14:textId="77777777" w:rsidR="00024834" w:rsidRPr="00024834" w:rsidRDefault="00024834" w:rsidP="00024834">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024834">
              <w:rPr>
                <w:rFonts w:eastAsia="Times New Roman"/>
                <w:color w:val="000000"/>
                <w:lang w:eastAsia="es-CL"/>
              </w:rPr>
              <w:t>Obligatorio, debe ser proveniente del listado disponible en PNTM</w:t>
            </w:r>
          </w:p>
        </w:tc>
      </w:tr>
      <w:tr w:rsidR="00024834" w:rsidRPr="00024834" w14:paraId="14703B36" w14:textId="77777777" w:rsidTr="00024834">
        <w:trPr>
          <w:trHeight w:val="401"/>
        </w:trPr>
        <w:tc>
          <w:tcPr>
            <w:cnfStyle w:val="001000000000" w:firstRow="0" w:lastRow="0" w:firstColumn="1" w:lastColumn="0" w:oddVBand="0" w:evenVBand="0" w:oddHBand="0" w:evenHBand="0" w:firstRowFirstColumn="0" w:firstRowLastColumn="0" w:lastRowFirstColumn="0" w:lastRowLastColumn="0"/>
            <w:tcW w:w="2014" w:type="dxa"/>
            <w:noWrap/>
            <w:vAlign w:val="center"/>
            <w:hideMark/>
          </w:tcPr>
          <w:p w14:paraId="620493DF" w14:textId="77777777" w:rsidR="00024834" w:rsidRPr="00024834" w:rsidRDefault="00024834" w:rsidP="00024834">
            <w:pPr>
              <w:jc w:val="center"/>
              <w:rPr>
                <w:rFonts w:eastAsia="Times New Roman"/>
                <w:color w:val="000000"/>
                <w:lang w:eastAsia="es-CL"/>
              </w:rPr>
            </w:pPr>
            <w:r w:rsidRPr="00024834">
              <w:rPr>
                <w:rFonts w:eastAsia="Times New Roman"/>
                <w:color w:val="000000"/>
                <w:lang w:eastAsia="es-CL"/>
              </w:rPr>
              <w:t>Fecha muestra</w:t>
            </w:r>
          </w:p>
        </w:tc>
        <w:tc>
          <w:tcPr>
            <w:tcW w:w="1384" w:type="dxa"/>
            <w:noWrap/>
            <w:vAlign w:val="center"/>
            <w:hideMark/>
          </w:tcPr>
          <w:p w14:paraId="64A9CB05" w14:textId="77777777" w:rsidR="00024834" w:rsidRPr="00024834" w:rsidRDefault="00024834" w:rsidP="0002483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024834">
              <w:rPr>
                <w:rFonts w:eastAsia="Times New Roman"/>
                <w:color w:val="000000"/>
                <w:lang w:eastAsia="es-CL"/>
              </w:rPr>
              <w:t>Fecha</w:t>
            </w:r>
          </w:p>
        </w:tc>
        <w:tc>
          <w:tcPr>
            <w:tcW w:w="2622" w:type="dxa"/>
            <w:vAlign w:val="center"/>
            <w:hideMark/>
          </w:tcPr>
          <w:p w14:paraId="60DE6611" w14:textId="77777777" w:rsidR="00024834" w:rsidRPr="00024834" w:rsidRDefault="00024834" w:rsidP="00024834">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024834">
              <w:rPr>
                <w:rFonts w:eastAsia="Times New Roman"/>
                <w:color w:val="000000"/>
                <w:lang w:eastAsia="es-CL"/>
              </w:rPr>
              <w:t>Fecha en que se crea la solicitud</w:t>
            </w:r>
          </w:p>
        </w:tc>
        <w:tc>
          <w:tcPr>
            <w:tcW w:w="2622" w:type="dxa"/>
            <w:vAlign w:val="center"/>
            <w:hideMark/>
          </w:tcPr>
          <w:p w14:paraId="4EFE7F8E" w14:textId="77777777" w:rsidR="00024834" w:rsidRPr="00024834" w:rsidRDefault="00024834" w:rsidP="00024834">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024834">
              <w:rPr>
                <w:rFonts w:eastAsia="Times New Roman"/>
                <w:color w:val="000000"/>
                <w:lang w:eastAsia="es-CL"/>
              </w:rPr>
              <w:t>Obligatorio</w:t>
            </w:r>
          </w:p>
        </w:tc>
      </w:tr>
      <w:tr w:rsidR="00024834" w:rsidRPr="00024834" w14:paraId="2182144C" w14:textId="77777777" w:rsidTr="00024834">
        <w:trPr>
          <w:trHeight w:val="200"/>
        </w:trPr>
        <w:tc>
          <w:tcPr>
            <w:cnfStyle w:val="001000000000" w:firstRow="0" w:lastRow="0" w:firstColumn="1" w:lastColumn="0" w:oddVBand="0" w:evenVBand="0" w:oddHBand="0" w:evenHBand="0" w:firstRowFirstColumn="0" w:firstRowLastColumn="0" w:lastRowFirstColumn="0" w:lastRowLastColumn="0"/>
            <w:tcW w:w="2014" w:type="dxa"/>
            <w:vMerge w:val="restart"/>
            <w:noWrap/>
            <w:vAlign w:val="center"/>
            <w:hideMark/>
          </w:tcPr>
          <w:p w14:paraId="309C4B2E" w14:textId="1179BD8C" w:rsidR="00024834" w:rsidRPr="00024834" w:rsidRDefault="00024834" w:rsidP="00024834">
            <w:pPr>
              <w:jc w:val="center"/>
              <w:rPr>
                <w:rFonts w:eastAsia="Times New Roman"/>
                <w:color w:val="000000"/>
                <w:lang w:eastAsia="es-CL"/>
              </w:rPr>
            </w:pPr>
            <w:r w:rsidRPr="00024834">
              <w:rPr>
                <w:rFonts w:eastAsia="Times New Roman"/>
                <w:color w:val="000000"/>
                <w:lang w:eastAsia="es-CL"/>
              </w:rPr>
              <w:t>No ingresa al país</w:t>
            </w:r>
          </w:p>
        </w:tc>
        <w:tc>
          <w:tcPr>
            <w:tcW w:w="1384" w:type="dxa"/>
            <w:vMerge w:val="restart"/>
            <w:vAlign w:val="center"/>
            <w:hideMark/>
          </w:tcPr>
          <w:p w14:paraId="76FCDEE7" w14:textId="77777777" w:rsidR="00024834" w:rsidRPr="00024834" w:rsidRDefault="00024834" w:rsidP="0002483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024834">
              <w:rPr>
                <w:rFonts w:eastAsia="Times New Roman"/>
                <w:color w:val="000000"/>
                <w:lang w:eastAsia="es-CL"/>
              </w:rPr>
              <w:t>Booleano</w:t>
            </w:r>
          </w:p>
        </w:tc>
        <w:tc>
          <w:tcPr>
            <w:tcW w:w="2622" w:type="dxa"/>
            <w:vAlign w:val="center"/>
            <w:hideMark/>
          </w:tcPr>
          <w:p w14:paraId="5E0030CA" w14:textId="77777777" w:rsidR="00024834" w:rsidRPr="00024834" w:rsidRDefault="00024834" w:rsidP="00024834">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024834">
              <w:rPr>
                <w:rFonts w:eastAsia="Times New Roman"/>
                <w:color w:val="000000"/>
                <w:lang w:eastAsia="es-CL"/>
              </w:rPr>
              <w:t>0 = SI ingresa al país</w:t>
            </w:r>
          </w:p>
        </w:tc>
        <w:tc>
          <w:tcPr>
            <w:tcW w:w="2622" w:type="dxa"/>
            <w:vAlign w:val="center"/>
            <w:hideMark/>
          </w:tcPr>
          <w:p w14:paraId="485C8C60" w14:textId="77777777" w:rsidR="00024834" w:rsidRPr="00024834" w:rsidRDefault="00024834" w:rsidP="00024834">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024834">
              <w:rPr>
                <w:rFonts w:eastAsia="Times New Roman"/>
                <w:color w:val="000000"/>
                <w:lang w:eastAsia="es-CL"/>
              </w:rPr>
              <w:t>Obligatorio</w:t>
            </w:r>
          </w:p>
        </w:tc>
      </w:tr>
      <w:tr w:rsidR="00024834" w:rsidRPr="00024834" w14:paraId="00C3CEF2" w14:textId="77777777" w:rsidTr="00024834">
        <w:trPr>
          <w:trHeight w:val="200"/>
        </w:trPr>
        <w:tc>
          <w:tcPr>
            <w:cnfStyle w:val="001000000000" w:firstRow="0" w:lastRow="0" w:firstColumn="1" w:lastColumn="0" w:oddVBand="0" w:evenVBand="0" w:oddHBand="0" w:evenHBand="0" w:firstRowFirstColumn="0" w:firstRowLastColumn="0" w:lastRowFirstColumn="0" w:lastRowLastColumn="0"/>
            <w:tcW w:w="2014" w:type="dxa"/>
            <w:vMerge/>
            <w:hideMark/>
          </w:tcPr>
          <w:p w14:paraId="16515DC9" w14:textId="77777777" w:rsidR="00024834" w:rsidRPr="00024834" w:rsidRDefault="00024834" w:rsidP="00024834">
            <w:pPr>
              <w:jc w:val="left"/>
              <w:rPr>
                <w:rFonts w:eastAsia="Times New Roman"/>
                <w:color w:val="000000"/>
                <w:lang w:eastAsia="es-CL"/>
              </w:rPr>
            </w:pPr>
          </w:p>
        </w:tc>
        <w:tc>
          <w:tcPr>
            <w:tcW w:w="1384" w:type="dxa"/>
            <w:vMerge/>
            <w:hideMark/>
          </w:tcPr>
          <w:p w14:paraId="4A87A802" w14:textId="77777777" w:rsidR="00024834" w:rsidRPr="00024834" w:rsidRDefault="00024834" w:rsidP="00024834">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p>
        </w:tc>
        <w:tc>
          <w:tcPr>
            <w:tcW w:w="2622" w:type="dxa"/>
            <w:vAlign w:val="center"/>
            <w:hideMark/>
          </w:tcPr>
          <w:p w14:paraId="51453336" w14:textId="77777777" w:rsidR="00024834" w:rsidRPr="00024834" w:rsidRDefault="00024834" w:rsidP="00024834">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024834">
              <w:rPr>
                <w:rFonts w:eastAsia="Times New Roman"/>
                <w:color w:val="000000"/>
                <w:lang w:eastAsia="es-CL"/>
              </w:rPr>
              <w:t>1 = NO ingresa al país</w:t>
            </w:r>
          </w:p>
        </w:tc>
        <w:tc>
          <w:tcPr>
            <w:tcW w:w="2622" w:type="dxa"/>
            <w:vAlign w:val="center"/>
            <w:hideMark/>
          </w:tcPr>
          <w:p w14:paraId="66CA7A54" w14:textId="77777777" w:rsidR="00024834" w:rsidRPr="00024834" w:rsidRDefault="00024834" w:rsidP="00024834">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es-CL"/>
              </w:rPr>
            </w:pPr>
            <w:r w:rsidRPr="00024834">
              <w:rPr>
                <w:rFonts w:eastAsia="Times New Roman"/>
                <w:color w:val="000000"/>
                <w:lang w:eastAsia="es-CL"/>
              </w:rPr>
              <w:t>Obligatorio</w:t>
            </w:r>
          </w:p>
        </w:tc>
      </w:tr>
    </w:tbl>
    <w:p w14:paraId="4C43C1FC" w14:textId="77777777" w:rsidR="00555A6C" w:rsidRDefault="00555A6C" w:rsidP="00555A6C">
      <w:pPr>
        <w:jc w:val="center"/>
        <w:rPr>
          <w:rFonts w:asciiTheme="minorHAnsi" w:hAnsiTheme="minorHAnsi" w:cstheme="minorHAnsi"/>
          <w:sz w:val="18"/>
        </w:rPr>
      </w:pPr>
      <w:r w:rsidRPr="00916D4E">
        <w:rPr>
          <w:rFonts w:asciiTheme="minorHAnsi" w:hAnsiTheme="minorHAnsi" w:cstheme="minorHAnsi"/>
          <w:iCs/>
          <w:sz w:val="18"/>
        </w:rPr>
        <w:t xml:space="preserve">Fuente: </w:t>
      </w:r>
      <w:r w:rsidRPr="008A2C7F">
        <w:rPr>
          <w:rFonts w:asciiTheme="minorHAnsi" w:hAnsiTheme="minorHAnsi" w:cstheme="minorHAnsi"/>
          <w:sz w:val="18"/>
        </w:rPr>
        <w:t xml:space="preserve">Plataforma Nacional de Toma de Muestras </w:t>
      </w:r>
      <w:hyperlink r:id="rId59" w:history="1">
        <w:r w:rsidRPr="008A2C7F">
          <w:rPr>
            <w:rStyle w:val="Hipervnculo"/>
            <w:rFonts w:asciiTheme="minorHAnsi" w:hAnsiTheme="minorHAnsi" w:cstheme="minorHAnsi"/>
            <w:sz w:val="18"/>
          </w:rPr>
          <w:t>https://tomademuestras.minsal.cl</w:t>
        </w:r>
      </w:hyperlink>
    </w:p>
    <w:p w14:paraId="3B2045A5" w14:textId="77777777" w:rsidR="00961E93" w:rsidRPr="00E37678" w:rsidRDefault="00961E93" w:rsidP="00961E93">
      <w:pPr>
        <w:spacing w:line="276" w:lineRule="auto"/>
      </w:pPr>
    </w:p>
    <w:p w14:paraId="012B8E0E" w14:textId="552D5626" w:rsidR="00E37678" w:rsidRPr="00961E93" w:rsidRDefault="00E37678" w:rsidP="00E37678">
      <w:pPr>
        <w:spacing w:line="276" w:lineRule="auto"/>
      </w:pPr>
      <w:r w:rsidRPr="00E37678">
        <w:t xml:space="preserve">Se recomienda </w:t>
      </w:r>
      <w:r w:rsidR="00847C09">
        <w:t xml:space="preserve">completar estos </w:t>
      </w:r>
      <w:r w:rsidR="00216C76">
        <w:t xml:space="preserve">datos </w:t>
      </w:r>
      <w:r w:rsidR="00216C76" w:rsidRPr="00E37678">
        <w:t>luego</w:t>
      </w:r>
      <w:r w:rsidR="000A4F43">
        <w:t xml:space="preserve"> de haber realizado la lectura e interpretación de los resultados</w:t>
      </w:r>
      <w:r w:rsidRPr="00E37678">
        <w:t xml:space="preserve">, para así completar estos campos y pinchar luego </w:t>
      </w:r>
      <w:r w:rsidR="00961E93" w:rsidRPr="00961E93">
        <w:rPr>
          <w:b/>
          <w:bCs/>
        </w:rPr>
        <w:t>Finalizar.</w:t>
      </w:r>
    </w:p>
    <w:p w14:paraId="68F99EE3" w14:textId="3CFD2B7A" w:rsidR="00961E93" w:rsidRDefault="00961E93" w:rsidP="00E37678">
      <w:pPr>
        <w:spacing w:line="276" w:lineRule="auto"/>
        <w:rPr>
          <w:b/>
          <w:bCs/>
        </w:rPr>
      </w:pPr>
    </w:p>
    <w:p w14:paraId="7D882156" w14:textId="09C3F266" w:rsidR="00961E93" w:rsidRDefault="00F17165" w:rsidP="00961E93">
      <w:pPr>
        <w:spacing w:line="276" w:lineRule="auto"/>
        <w:jc w:val="center"/>
        <w:rPr>
          <w:rFonts w:asciiTheme="minorHAnsi" w:hAnsiTheme="minorHAnsi" w:cstheme="minorHAnsi"/>
          <w:bCs/>
          <w:i/>
          <w:iCs/>
          <w:sz w:val="18"/>
        </w:rPr>
      </w:pPr>
      <w:r>
        <w:rPr>
          <w:rFonts w:asciiTheme="minorHAnsi" w:hAnsiTheme="minorHAnsi" w:cstheme="minorHAnsi"/>
          <w:iCs/>
          <w:noProof/>
          <w:sz w:val="18"/>
        </w:rPr>
        <mc:AlternateContent>
          <mc:Choice Requires="wpg">
            <w:drawing>
              <wp:anchor distT="0" distB="0" distL="114300" distR="114300" simplePos="0" relativeHeight="251706373" behindDoc="0" locked="0" layoutInCell="1" allowOverlap="1" wp14:anchorId="5DAE112F" wp14:editId="1CF1E7BB">
                <wp:simplePos x="0" y="0"/>
                <wp:positionH relativeFrom="margin">
                  <wp:align>center</wp:align>
                </wp:positionH>
                <wp:positionV relativeFrom="paragraph">
                  <wp:posOffset>215265</wp:posOffset>
                </wp:positionV>
                <wp:extent cx="5903259" cy="2178424"/>
                <wp:effectExtent l="0" t="0" r="21590" b="0"/>
                <wp:wrapNone/>
                <wp:docPr id="51" name="Grupo 51"/>
                <wp:cNvGraphicFramePr/>
                <a:graphic xmlns:a="http://schemas.openxmlformats.org/drawingml/2006/main">
                  <a:graphicData uri="http://schemas.microsoft.com/office/word/2010/wordprocessingGroup">
                    <wpg:wgp>
                      <wpg:cNvGrpSpPr/>
                      <wpg:grpSpPr>
                        <a:xfrm>
                          <a:off x="0" y="0"/>
                          <a:ext cx="5903259" cy="2178424"/>
                          <a:chOff x="0" y="0"/>
                          <a:chExt cx="6216667" cy="2650490"/>
                        </a:xfrm>
                      </wpg:grpSpPr>
                      <pic:pic xmlns:pic="http://schemas.openxmlformats.org/drawingml/2006/picture">
                        <pic:nvPicPr>
                          <pic:cNvPr id="40" name="Imagen 40" descr="Interfaz de usuario gráfica, Texto, Aplicación, Correo electrónico, Teams&#10;&#10;Descripción generada automáticamente"/>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78220" cy="2650490"/>
                          </a:xfrm>
                          <a:prstGeom prst="rect">
                            <a:avLst/>
                          </a:prstGeom>
                        </pic:spPr>
                      </pic:pic>
                      <wps:wsp>
                        <wps:cNvPr id="41" name="Conector recto de flecha 41"/>
                        <wps:cNvCnPr/>
                        <wps:spPr>
                          <a:xfrm flipH="1">
                            <a:off x="5821062" y="2001795"/>
                            <a:ext cx="395605" cy="313055"/>
                          </a:xfrm>
                          <a:prstGeom prst="straightConnector1">
                            <a:avLst/>
                          </a:prstGeom>
                          <a:noFill/>
                          <a:ln w="6350" cap="flat" cmpd="sng" algn="ctr">
                            <a:solidFill>
                              <a:srgbClr val="FF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5AAA4023" id="Grupo 51" o:spid="_x0000_s1026" style="position:absolute;margin-left:0;margin-top:16.95pt;width:464.8pt;height:171.55pt;z-index:251706373;mso-position-horizontal:center;mso-position-horizontal-relative:margin;mso-width-relative:margin;mso-height-relative:margin" coordsize="62166,265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">
                <v:shape id="Imagen 40" o:spid="_x0000_s1027" type="#_x0000_t75" alt="Interfaz de usuario gráfica, Texto, Aplicación, Correo electrónico, Teams&#10;&#10;Descripción generada automáticamente" style="position:absolute;width:60782;height:26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">
                  <v:imagedata r:id="rId61" o:title="Interfaz de usuario gráfica, Texto, Aplicación, Correo electrónico, Teams&#10;&#10;Descripción generada automáticamente"/>
                </v:shape>
                <v:shape id="Conector recto de flecha 41" o:spid="_x0000_s1028" type="#_x0000_t32" style="position:absolute;left:58210;top:20017;width:3956;height:31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" strokecolor="red" strokeweight=".5pt">
                  <v:stroke endarrow="block" joinstyle="miter"/>
                </v:shape>
                <w10:wrap anchorx="margin"/>
              </v:group>
            </w:pict>
          </mc:Fallback>
        </mc:AlternateContent>
      </w:r>
      <w:r w:rsidR="00961E93" w:rsidRPr="00635E37">
        <w:rPr>
          <w:rFonts w:asciiTheme="minorHAnsi" w:hAnsiTheme="minorHAnsi" w:cstheme="minorHAnsi"/>
          <w:bCs/>
          <w:i/>
          <w:iCs/>
          <w:sz w:val="18"/>
        </w:rPr>
        <w:t xml:space="preserve">Figura </w:t>
      </w:r>
      <w:r w:rsidR="00961E93">
        <w:rPr>
          <w:rFonts w:asciiTheme="minorHAnsi" w:hAnsiTheme="minorHAnsi" w:cstheme="minorHAnsi"/>
          <w:bCs/>
          <w:i/>
          <w:iCs/>
          <w:sz w:val="18"/>
        </w:rPr>
        <w:t>1</w:t>
      </w:r>
      <w:r w:rsidR="002B07CF">
        <w:rPr>
          <w:rFonts w:asciiTheme="minorHAnsi" w:hAnsiTheme="minorHAnsi" w:cstheme="minorHAnsi"/>
          <w:bCs/>
          <w:i/>
          <w:iCs/>
          <w:sz w:val="18"/>
        </w:rPr>
        <w:t>6</w:t>
      </w:r>
      <w:r w:rsidR="00961E93" w:rsidRPr="00635E37">
        <w:rPr>
          <w:rFonts w:asciiTheme="minorHAnsi" w:hAnsiTheme="minorHAnsi" w:cstheme="minorHAnsi"/>
          <w:bCs/>
          <w:i/>
          <w:iCs/>
          <w:sz w:val="18"/>
        </w:rPr>
        <w:t xml:space="preserve">: </w:t>
      </w:r>
      <w:r w:rsidR="00961E93">
        <w:rPr>
          <w:rFonts w:asciiTheme="minorHAnsi" w:hAnsiTheme="minorHAnsi" w:cstheme="minorHAnsi"/>
          <w:bCs/>
          <w:i/>
          <w:iCs/>
          <w:sz w:val="18"/>
        </w:rPr>
        <w:t>Completar datos de muestra y resultado</w:t>
      </w:r>
    </w:p>
    <w:p w14:paraId="2D593E8A" w14:textId="4A49BC27" w:rsidR="006F746A" w:rsidRDefault="006F746A" w:rsidP="00961E93">
      <w:pPr>
        <w:spacing w:line="276" w:lineRule="auto"/>
        <w:jc w:val="center"/>
        <w:rPr>
          <w:rFonts w:asciiTheme="minorHAnsi" w:hAnsiTheme="minorHAnsi" w:cstheme="minorHAnsi"/>
          <w:bCs/>
          <w:i/>
          <w:iCs/>
          <w:sz w:val="18"/>
        </w:rPr>
      </w:pPr>
    </w:p>
    <w:p w14:paraId="681199FA" w14:textId="21564702" w:rsidR="006F746A" w:rsidRDefault="006F746A" w:rsidP="00961E93">
      <w:pPr>
        <w:spacing w:line="276" w:lineRule="auto"/>
        <w:jc w:val="center"/>
        <w:rPr>
          <w:rFonts w:asciiTheme="minorHAnsi" w:hAnsiTheme="minorHAnsi" w:cstheme="minorHAnsi"/>
          <w:bCs/>
          <w:i/>
          <w:iCs/>
          <w:sz w:val="18"/>
        </w:rPr>
      </w:pPr>
    </w:p>
    <w:p w14:paraId="47973A48" w14:textId="694755B4" w:rsidR="006F746A" w:rsidRDefault="006F746A" w:rsidP="00961E93">
      <w:pPr>
        <w:spacing w:line="276" w:lineRule="auto"/>
        <w:jc w:val="center"/>
        <w:rPr>
          <w:rFonts w:asciiTheme="minorHAnsi" w:hAnsiTheme="minorHAnsi" w:cstheme="minorHAnsi"/>
          <w:bCs/>
          <w:i/>
          <w:iCs/>
          <w:sz w:val="18"/>
        </w:rPr>
      </w:pPr>
    </w:p>
    <w:p w14:paraId="50E71156" w14:textId="5128F30A" w:rsidR="006F746A" w:rsidRDefault="006F746A" w:rsidP="00961E93">
      <w:pPr>
        <w:spacing w:line="276" w:lineRule="auto"/>
        <w:jc w:val="center"/>
        <w:rPr>
          <w:rFonts w:asciiTheme="minorHAnsi" w:hAnsiTheme="minorHAnsi" w:cstheme="minorHAnsi"/>
          <w:bCs/>
          <w:i/>
          <w:iCs/>
          <w:sz w:val="18"/>
        </w:rPr>
      </w:pPr>
    </w:p>
    <w:p w14:paraId="6674A007" w14:textId="0ACBFEC4" w:rsidR="006F746A" w:rsidRDefault="006F746A" w:rsidP="00961E93">
      <w:pPr>
        <w:spacing w:line="276" w:lineRule="auto"/>
        <w:jc w:val="center"/>
        <w:rPr>
          <w:rFonts w:asciiTheme="minorHAnsi" w:hAnsiTheme="minorHAnsi" w:cstheme="minorHAnsi"/>
          <w:bCs/>
          <w:i/>
          <w:iCs/>
          <w:sz w:val="18"/>
        </w:rPr>
      </w:pPr>
    </w:p>
    <w:p w14:paraId="14CC5AA5" w14:textId="6649B75B" w:rsidR="006F746A" w:rsidRDefault="006F746A" w:rsidP="00961E93">
      <w:pPr>
        <w:spacing w:line="276" w:lineRule="auto"/>
        <w:jc w:val="center"/>
        <w:rPr>
          <w:rFonts w:asciiTheme="minorHAnsi" w:hAnsiTheme="minorHAnsi" w:cstheme="minorHAnsi"/>
          <w:bCs/>
          <w:i/>
          <w:iCs/>
          <w:sz w:val="18"/>
        </w:rPr>
      </w:pPr>
    </w:p>
    <w:p w14:paraId="5E8607F9" w14:textId="54F98E01" w:rsidR="006F746A" w:rsidRDefault="006F746A" w:rsidP="00961E93">
      <w:pPr>
        <w:spacing w:line="276" w:lineRule="auto"/>
        <w:jc w:val="center"/>
        <w:rPr>
          <w:rFonts w:asciiTheme="minorHAnsi" w:hAnsiTheme="minorHAnsi" w:cstheme="minorHAnsi"/>
          <w:bCs/>
          <w:i/>
          <w:iCs/>
          <w:sz w:val="18"/>
        </w:rPr>
      </w:pPr>
    </w:p>
    <w:p w14:paraId="04C9A8A4" w14:textId="1F33EC9D" w:rsidR="006F746A" w:rsidRDefault="006F746A" w:rsidP="00961E93">
      <w:pPr>
        <w:spacing w:line="276" w:lineRule="auto"/>
        <w:jc w:val="center"/>
        <w:rPr>
          <w:rFonts w:asciiTheme="minorHAnsi" w:hAnsiTheme="minorHAnsi" w:cstheme="minorHAnsi"/>
          <w:bCs/>
          <w:i/>
          <w:iCs/>
          <w:sz w:val="18"/>
        </w:rPr>
      </w:pPr>
    </w:p>
    <w:p w14:paraId="416BD411" w14:textId="577F6896" w:rsidR="006F746A" w:rsidRDefault="006F746A" w:rsidP="00961E93">
      <w:pPr>
        <w:spacing w:line="276" w:lineRule="auto"/>
        <w:jc w:val="center"/>
        <w:rPr>
          <w:rFonts w:asciiTheme="minorHAnsi" w:hAnsiTheme="minorHAnsi" w:cstheme="minorHAnsi"/>
          <w:bCs/>
          <w:i/>
          <w:iCs/>
          <w:sz w:val="18"/>
        </w:rPr>
      </w:pPr>
    </w:p>
    <w:p w14:paraId="678E763D" w14:textId="2FBF7BF0" w:rsidR="006F746A" w:rsidRDefault="006F746A" w:rsidP="00961E93">
      <w:pPr>
        <w:spacing w:line="276" w:lineRule="auto"/>
        <w:jc w:val="center"/>
        <w:rPr>
          <w:rFonts w:asciiTheme="minorHAnsi" w:hAnsiTheme="minorHAnsi" w:cstheme="minorHAnsi"/>
          <w:bCs/>
          <w:i/>
          <w:iCs/>
          <w:sz w:val="18"/>
        </w:rPr>
      </w:pPr>
    </w:p>
    <w:p w14:paraId="06BE5CCE" w14:textId="552B9383" w:rsidR="006F746A" w:rsidRDefault="006F746A" w:rsidP="00961E93">
      <w:pPr>
        <w:spacing w:line="276" w:lineRule="auto"/>
        <w:jc w:val="center"/>
        <w:rPr>
          <w:rFonts w:asciiTheme="minorHAnsi" w:hAnsiTheme="minorHAnsi" w:cstheme="minorHAnsi"/>
          <w:bCs/>
          <w:i/>
          <w:iCs/>
          <w:sz w:val="18"/>
        </w:rPr>
      </w:pPr>
    </w:p>
    <w:p w14:paraId="395AE948" w14:textId="0BAA66AE" w:rsidR="006F746A" w:rsidRDefault="006F746A" w:rsidP="00961E93">
      <w:pPr>
        <w:spacing w:line="276" w:lineRule="auto"/>
        <w:jc w:val="center"/>
        <w:rPr>
          <w:rFonts w:asciiTheme="minorHAnsi" w:hAnsiTheme="minorHAnsi" w:cstheme="minorHAnsi"/>
          <w:bCs/>
          <w:i/>
          <w:iCs/>
          <w:sz w:val="18"/>
        </w:rPr>
      </w:pPr>
    </w:p>
    <w:p w14:paraId="42F218F2" w14:textId="64C7081E" w:rsidR="006F746A" w:rsidRDefault="006F746A" w:rsidP="00961E93">
      <w:pPr>
        <w:spacing w:line="276" w:lineRule="auto"/>
        <w:jc w:val="center"/>
        <w:rPr>
          <w:rFonts w:asciiTheme="minorHAnsi" w:hAnsiTheme="minorHAnsi" w:cstheme="minorHAnsi"/>
          <w:bCs/>
          <w:i/>
          <w:iCs/>
          <w:sz w:val="18"/>
        </w:rPr>
      </w:pPr>
    </w:p>
    <w:p w14:paraId="6EDFFD7C" w14:textId="2F7EF709" w:rsidR="006F746A" w:rsidRDefault="006F746A" w:rsidP="00961E93">
      <w:pPr>
        <w:spacing w:line="276" w:lineRule="auto"/>
        <w:jc w:val="center"/>
        <w:rPr>
          <w:rFonts w:asciiTheme="minorHAnsi" w:hAnsiTheme="minorHAnsi" w:cstheme="minorHAnsi"/>
          <w:bCs/>
          <w:i/>
          <w:iCs/>
          <w:sz w:val="18"/>
        </w:rPr>
      </w:pPr>
    </w:p>
    <w:p w14:paraId="34D7D1F0" w14:textId="55F0260D" w:rsidR="006F746A" w:rsidRDefault="006F746A" w:rsidP="00961E93">
      <w:pPr>
        <w:spacing w:line="276" w:lineRule="auto"/>
        <w:jc w:val="center"/>
        <w:rPr>
          <w:rFonts w:asciiTheme="minorHAnsi" w:hAnsiTheme="minorHAnsi" w:cstheme="minorHAnsi"/>
          <w:bCs/>
          <w:i/>
          <w:iCs/>
          <w:sz w:val="18"/>
        </w:rPr>
      </w:pPr>
    </w:p>
    <w:p w14:paraId="76E9F006" w14:textId="7CA3C79A" w:rsidR="00961E93" w:rsidRPr="00E37678" w:rsidRDefault="0009345D" w:rsidP="00F17165">
      <w:pPr>
        <w:spacing w:line="276" w:lineRule="auto"/>
        <w:jc w:val="center"/>
      </w:pPr>
      <w:r w:rsidRPr="00916D4E">
        <w:rPr>
          <w:rFonts w:asciiTheme="minorHAnsi" w:hAnsiTheme="minorHAnsi" w:cstheme="minorHAnsi"/>
          <w:iCs/>
          <w:sz w:val="18"/>
        </w:rPr>
        <w:t xml:space="preserve">Fuente: </w:t>
      </w:r>
      <w:r w:rsidRPr="008A2C7F">
        <w:rPr>
          <w:rFonts w:asciiTheme="minorHAnsi" w:hAnsiTheme="minorHAnsi" w:cstheme="minorHAnsi"/>
          <w:sz w:val="18"/>
        </w:rPr>
        <w:t xml:space="preserve">Plataforma Nacional de Toma de Muestras </w:t>
      </w:r>
      <w:hyperlink r:id="rId62" w:history="1">
        <w:r w:rsidRPr="008A2C7F">
          <w:rPr>
            <w:rStyle w:val="Hipervnculo"/>
            <w:rFonts w:asciiTheme="minorHAnsi" w:hAnsiTheme="minorHAnsi" w:cstheme="minorHAnsi"/>
            <w:sz w:val="18"/>
          </w:rPr>
          <w:t>https://tomademuestras.minsal.cl</w:t>
        </w:r>
      </w:hyperlink>
    </w:p>
    <w:p w14:paraId="2870ED5D" w14:textId="163E43D4" w:rsidR="00E37678" w:rsidRPr="00E37678" w:rsidRDefault="00E37678" w:rsidP="00E37678">
      <w:pPr>
        <w:rPr>
          <w:noProof/>
          <w:lang w:eastAsia="es-CL"/>
        </w:rPr>
      </w:pPr>
    </w:p>
    <w:p w14:paraId="19F7C09C" w14:textId="5E2FEB49" w:rsidR="00B00E85" w:rsidRDefault="00E37678" w:rsidP="00E37678">
      <w:pPr>
        <w:spacing w:line="276" w:lineRule="auto"/>
      </w:pPr>
      <w:r w:rsidRPr="00E37678">
        <w:lastRenderedPageBreak/>
        <w:t xml:space="preserve">Una vez finalizado, deberán subir </w:t>
      </w:r>
      <w:r w:rsidR="00961E93">
        <w:t xml:space="preserve">en </w:t>
      </w:r>
      <w:r w:rsidR="00BE5C67">
        <w:t>la plataforma</w:t>
      </w:r>
      <w:r w:rsidRPr="00E37678">
        <w:t xml:space="preserve"> y pinchar </w:t>
      </w:r>
      <w:r w:rsidRPr="00BE5C67">
        <w:rPr>
          <w:b/>
          <w:bCs/>
        </w:rPr>
        <w:t>“INFORME DE RESULTADO PARA TEST ANTIGENO”</w:t>
      </w:r>
      <w:r w:rsidRPr="00E37678">
        <w:t xml:space="preserve"> </w:t>
      </w:r>
      <w:r w:rsidR="00BE5C67">
        <w:t>para descargar informe.</w:t>
      </w:r>
    </w:p>
    <w:p w14:paraId="3B5ED7C9" w14:textId="77777777" w:rsidR="001F616D" w:rsidRDefault="001F616D" w:rsidP="00E37678">
      <w:pPr>
        <w:spacing w:line="276" w:lineRule="auto"/>
      </w:pPr>
    </w:p>
    <w:p w14:paraId="47E37465" w14:textId="386590D6" w:rsidR="00274EE6" w:rsidRDefault="00274EE6" w:rsidP="00274EE6">
      <w:pPr>
        <w:spacing w:line="276" w:lineRule="auto"/>
        <w:jc w:val="center"/>
      </w:pPr>
      <w:r w:rsidRPr="00635E37">
        <w:rPr>
          <w:rFonts w:asciiTheme="minorHAnsi" w:hAnsiTheme="minorHAnsi" w:cstheme="minorHAnsi"/>
          <w:bCs/>
          <w:i/>
          <w:iCs/>
          <w:sz w:val="18"/>
        </w:rPr>
        <w:t xml:space="preserve">Figura </w:t>
      </w:r>
      <w:r>
        <w:rPr>
          <w:rFonts w:asciiTheme="minorHAnsi" w:hAnsiTheme="minorHAnsi" w:cstheme="minorHAnsi"/>
          <w:bCs/>
          <w:i/>
          <w:iCs/>
          <w:sz w:val="18"/>
        </w:rPr>
        <w:t>1</w:t>
      </w:r>
      <w:r w:rsidR="002B07CF">
        <w:rPr>
          <w:rFonts w:asciiTheme="minorHAnsi" w:hAnsiTheme="minorHAnsi" w:cstheme="minorHAnsi"/>
          <w:bCs/>
          <w:i/>
          <w:iCs/>
          <w:sz w:val="18"/>
        </w:rPr>
        <w:t>7</w:t>
      </w:r>
      <w:r w:rsidRPr="00635E37">
        <w:rPr>
          <w:rFonts w:asciiTheme="minorHAnsi" w:hAnsiTheme="minorHAnsi" w:cstheme="minorHAnsi"/>
          <w:bCs/>
          <w:i/>
          <w:iCs/>
          <w:sz w:val="18"/>
        </w:rPr>
        <w:t>:</w:t>
      </w:r>
      <w:r>
        <w:rPr>
          <w:rFonts w:asciiTheme="minorHAnsi" w:hAnsiTheme="minorHAnsi" w:cstheme="minorHAnsi"/>
          <w:bCs/>
          <w:i/>
          <w:iCs/>
          <w:sz w:val="18"/>
        </w:rPr>
        <w:t xml:space="preserve"> Descarga de informe de resultado Antígeno</w:t>
      </w:r>
    </w:p>
    <w:p w14:paraId="581AD064" w14:textId="05E36847" w:rsidR="00BE5C67" w:rsidRDefault="0066600E" w:rsidP="00E37678">
      <w:pPr>
        <w:spacing w:line="276" w:lineRule="auto"/>
      </w:pPr>
      <w:r>
        <w:rPr>
          <w:rFonts w:asciiTheme="minorHAnsi" w:hAnsiTheme="minorHAnsi" w:cstheme="minorHAnsi"/>
          <w:bCs/>
          <w:i/>
          <w:iCs/>
          <w:noProof/>
          <w:sz w:val="18"/>
        </w:rPr>
        <mc:AlternateContent>
          <mc:Choice Requires="wpg">
            <w:drawing>
              <wp:anchor distT="0" distB="0" distL="114300" distR="114300" simplePos="0" relativeHeight="251709445" behindDoc="0" locked="0" layoutInCell="1" allowOverlap="1" wp14:anchorId="486453D3" wp14:editId="5807B712">
                <wp:simplePos x="0" y="0"/>
                <wp:positionH relativeFrom="margin">
                  <wp:align>center</wp:align>
                </wp:positionH>
                <wp:positionV relativeFrom="paragraph">
                  <wp:posOffset>127000</wp:posOffset>
                </wp:positionV>
                <wp:extent cx="5114925" cy="1676400"/>
                <wp:effectExtent l="0" t="0" r="9525" b="0"/>
                <wp:wrapNone/>
                <wp:docPr id="52" name="Grupo 52"/>
                <wp:cNvGraphicFramePr/>
                <a:graphic xmlns:a="http://schemas.openxmlformats.org/drawingml/2006/main">
                  <a:graphicData uri="http://schemas.microsoft.com/office/word/2010/wordprocessingGroup">
                    <wpg:wgp>
                      <wpg:cNvGrpSpPr/>
                      <wpg:grpSpPr>
                        <a:xfrm>
                          <a:off x="0" y="0"/>
                          <a:ext cx="5114925" cy="1676400"/>
                          <a:chOff x="0" y="0"/>
                          <a:chExt cx="5612130" cy="2034540"/>
                        </a:xfrm>
                      </wpg:grpSpPr>
                      <pic:pic xmlns:pic="http://schemas.openxmlformats.org/drawingml/2006/picture">
                        <pic:nvPicPr>
                          <pic:cNvPr id="42" name="Imagen 42" descr="Imagen que contiene Patrón de fondo&#10;&#10;Descripción generada automáticamente"/>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612130" cy="2034540"/>
                          </a:xfrm>
                          <a:prstGeom prst="rect">
                            <a:avLst/>
                          </a:prstGeom>
                        </pic:spPr>
                      </pic:pic>
                      <wps:wsp>
                        <wps:cNvPr id="46" name="Conector recto de flecha 46"/>
                        <wps:cNvCnPr/>
                        <wps:spPr>
                          <a:xfrm flipH="1">
                            <a:off x="1329017" y="291993"/>
                            <a:ext cx="395605" cy="313055"/>
                          </a:xfrm>
                          <a:prstGeom prst="straightConnector1">
                            <a:avLst/>
                          </a:prstGeom>
                          <a:noFill/>
                          <a:ln w="6350" cap="flat" cmpd="sng" algn="ctr">
                            <a:solidFill>
                              <a:srgbClr val="FF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3B645332" id="Grupo 52" o:spid="_x0000_s1026" style="position:absolute;margin-left:0;margin-top:10pt;width:402.75pt;height:132pt;z-index:251709445;mso-position-horizontal:center;mso-position-horizontal-relative:margin;mso-width-relative:margin;mso-height-relative:margin" coordsize="56121,20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2" o:spid="_x0000_s1027" type="#_x0000_t75" alt="Imagen que contiene Patrón de fondo&#10;&#10;Descripción generada automáticamente" style="position:absolute;width:56121;height:20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">
                  <v:imagedata r:id="rId64" o:title="Imagen que contiene Patrón de fondo&#10;&#10;Descripción generada automáticamente"/>
                </v:shape>
                <v:shapetype id="_x0000_t32" coordsize="21600,21600" o:spt="32" o:oned="t" path="m,l21600,21600e" filled="f">
                  <v:path arrowok="t" fillok="f" o:connecttype="none"/>
                  <o:lock v:ext="edit" shapetype="t"/>
                </v:shapetype>
                <v:shape id="Conector recto de flecha 46" o:spid="_x0000_s1028" type="#_x0000_t32" style="position:absolute;left:13290;top:2919;width:3956;height:31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" strokecolor="red" strokeweight=".5pt">
                  <v:stroke endarrow="block" joinstyle="miter"/>
                </v:shape>
                <w10:wrap anchorx="margin"/>
              </v:group>
            </w:pict>
          </mc:Fallback>
        </mc:AlternateContent>
      </w:r>
    </w:p>
    <w:p w14:paraId="3A7574EA" w14:textId="28BD6BF5" w:rsidR="00B51BAF" w:rsidRDefault="00B51BAF" w:rsidP="00E37678">
      <w:pPr>
        <w:spacing w:line="276" w:lineRule="auto"/>
      </w:pPr>
    </w:p>
    <w:p w14:paraId="57B8FA30" w14:textId="5FEA3B23" w:rsidR="00B51BAF" w:rsidRDefault="00B51BAF" w:rsidP="00E37678">
      <w:pPr>
        <w:spacing w:line="276" w:lineRule="auto"/>
      </w:pPr>
    </w:p>
    <w:p w14:paraId="37EBA30E" w14:textId="13164489" w:rsidR="00B51BAF" w:rsidRDefault="00B51BAF" w:rsidP="00E37678">
      <w:pPr>
        <w:spacing w:line="276" w:lineRule="auto"/>
      </w:pPr>
    </w:p>
    <w:p w14:paraId="584FF77C" w14:textId="699A6ABB" w:rsidR="00B51BAF" w:rsidRDefault="00B51BAF" w:rsidP="00E37678">
      <w:pPr>
        <w:spacing w:line="276" w:lineRule="auto"/>
      </w:pPr>
    </w:p>
    <w:p w14:paraId="63FD775A" w14:textId="14B378F8" w:rsidR="00B51BAF" w:rsidRDefault="00B51BAF" w:rsidP="00E37678">
      <w:pPr>
        <w:spacing w:line="276" w:lineRule="auto"/>
      </w:pPr>
    </w:p>
    <w:p w14:paraId="44348215" w14:textId="787E536F" w:rsidR="00B51BAF" w:rsidRDefault="00B51BAF" w:rsidP="00E37678">
      <w:pPr>
        <w:spacing w:line="276" w:lineRule="auto"/>
      </w:pPr>
    </w:p>
    <w:p w14:paraId="2153BB5E" w14:textId="68E13F26" w:rsidR="00B51BAF" w:rsidRDefault="00B51BAF" w:rsidP="00E37678">
      <w:pPr>
        <w:spacing w:line="276" w:lineRule="auto"/>
      </w:pPr>
    </w:p>
    <w:p w14:paraId="2440729E" w14:textId="7F4EAB83" w:rsidR="00B51BAF" w:rsidRDefault="00B51BAF" w:rsidP="00E37678">
      <w:pPr>
        <w:spacing w:line="276" w:lineRule="auto"/>
      </w:pPr>
    </w:p>
    <w:p w14:paraId="0816AFF0" w14:textId="012BAD19" w:rsidR="00B51BAF" w:rsidRDefault="00B51BAF" w:rsidP="00E37678">
      <w:pPr>
        <w:spacing w:line="276" w:lineRule="auto"/>
      </w:pPr>
    </w:p>
    <w:p w14:paraId="7F741B52" w14:textId="24382474" w:rsidR="0009345D" w:rsidRDefault="0009345D" w:rsidP="0009345D">
      <w:pPr>
        <w:spacing w:line="276" w:lineRule="auto"/>
        <w:jc w:val="center"/>
        <w:rPr>
          <w:rStyle w:val="Hipervnculo"/>
          <w:rFonts w:asciiTheme="minorHAnsi" w:hAnsiTheme="minorHAnsi" w:cstheme="minorHAnsi"/>
          <w:sz w:val="18"/>
        </w:rPr>
      </w:pPr>
      <w:r w:rsidRPr="00916D4E">
        <w:rPr>
          <w:rFonts w:asciiTheme="minorHAnsi" w:hAnsiTheme="minorHAnsi" w:cstheme="minorHAnsi"/>
          <w:iCs/>
          <w:sz w:val="18"/>
        </w:rPr>
        <w:t xml:space="preserve">Fuente: </w:t>
      </w:r>
      <w:r w:rsidRPr="008A2C7F">
        <w:rPr>
          <w:rFonts w:asciiTheme="minorHAnsi" w:hAnsiTheme="minorHAnsi" w:cstheme="minorHAnsi"/>
          <w:sz w:val="18"/>
        </w:rPr>
        <w:t xml:space="preserve">Plataforma Nacional de Toma de Muestras </w:t>
      </w:r>
      <w:hyperlink r:id="rId65" w:history="1">
        <w:r w:rsidRPr="008A2C7F">
          <w:rPr>
            <w:rStyle w:val="Hipervnculo"/>
            <w:rFonts w:asciiTheme="minorHAnsi" w:hAnsiTheme="minorHAnsi" w:cstheme="minorHAnsi"/>
            <w:sz w:val="18"/>
          </w:rPr>
          <w:t>https://tomademuestras.minsal.cl</w:t>
        </w:r>
      </w:hyperlink>
    </w:p>
    <w:p w14:paraId="18DB4797" w14:textId="26124FED" w:rsidR="00B51BAF" w:rsidRDefault="00B51BAF" w:rsidP="0009345D">
      <w:pPr>
        <w:spacing w:line="276" w:lineRule="auto"/>
        <w:jc w:val="center"/>
        <w:rPr>
          <w:rStyle w:val="Hipervnculo"/>
          <w:rFonts w:asciiTheme="minorHAnsi" w:hAnsiTheme="minorHAnsi" w:cstheme="minorHAnsi"/>
          <w:sz w:val="18"/>
        </w:rPr>
      </w:pPr>
    </w:p>
    <w:p w14:paraId="38CDB7B4" w14:textId="247A430D" w:rsidR="00E37678" w:rsidRDefault="00E37678" w:rsidP="00E37678">
      <w:pPr>
        <w:spacing w:line="276" w:lineRule="auto"/>
      </w:pPr>
      <w:r w:rsidRPr="00E37678">
        <w:t xml:space="preserve">Una vez pinchado se desplegará informe para que pueda ser impreso y firmado </w:t>
      </w:r>
      <w:r w:rsidR="000A4F43">
        <w:t xml:space="preserve">a mano alzada </w:t>
      </w:r>
      <w:r w:rsidRPr="00E37678">
        <w:t xml:space="preserve">por profesional responsable del análisis de la muestra, </w:t>
      </w:r>
      <w:r w:rsidR="003A30AC">
        <w:t xml:space="preserve">esto </w:t>
      </w:r>
      <w:r w:rsidRPr="00E37678">
        <w:t>para ser entregado al paciente.</w:t>
      </w:r>
    </w:p>
    <w:p w14:paraId="1A75A125" w14:textId="77777777" w:rsidR="00274EE6" w:rsidRDefault="00274EE6" w:rsidP="00E37678">
      <w:pPr>
        <w:spacing w:line="276" w:lineRule="auto"/>
      </w:pPr>
    </w:p>
    <w:p w14:paraId="769DA31C" w14:textId="2F10F6EE" w:rsidR="00274EE6" w:rsidRDefault="00274EE6" w:rsidP="00274EE6">
      <w:pPr>
        <w:spacing w:line="276" w:lineRule="auto"/>
        <w:jc w:val="center"/>
      </w:pPr>
      <w:r w:rsidRPr="00635E37">
        <w:rPr>
          <w:rFonts w:asciiTheme="minorHAnsi" w:hAnsiTheme="minorHAnsi" w:cstheme="minorHAnsi"/>
          <w:bCs/>
          <w:i/>
          <w:iCs/>
          <w:sz w:val="18"/>
        </w:rPr>
        <w:t xml:space="preserve">Figura </w:t>
      </w:r>
      <w:r>
        <w:rPr>
          <w:rFonts w:asciiTheme="minorHAnsi" w:hAnsiTheme="minorHAnsi" w:cstheme="minorHAnsi"/>
          <w:bCs/>
          <w:i/>
          <w:iCs/>
          <w:sz w:val="18"/>
        </w:rPr>
        <w:t>1</w:t>
      </w:r>
      <w:r w:rsidR="002B07CF">
        <w:rPr>
          <w:rFonts w:asciiTheme="minorHAnsi" w:hAnsiTheme="minorHAnsi" w:cstheme="minorHAnsi"/>
          <w:bCs/>
          <w:i/>
          <w:iCs/>
          <w:sz w:val="18"/>
        </w:rPr>
        <w:t>8</w:t>
      </w:r>
      <w:r w:rsidRPr="00635E37">
        <w:rPr>
          <w:rFonts w:asciiTheme="minorHAnsi" w:hAnsiTheme="minorHAnsi" w:cstheme="minorHAnsi"/>
          <w:bCs/>
          <w:i/>
          <w:iCs/>
          <w:sz w:val="18"/>
        </w:rPr>
        <w:t>:</w:t>
      </w:r>
      <w:r>
        <w:rPr>
          <w:rFonts w:asciiTheme="minorHAnsi" w:hAnsiTheme="minorHAnsi" w:cstheme="minorHAnsi"/>
          <w:bCs/>
          <w:i/>
          <w:iCs/>
          <w:sz w:val="18"/>
        </w:rPr>
        <w:t xml:space="preserve"> Informe PDF</w:t>
      </w:r>
    </w:p>
    <w:p w14:paraId="553F2CDC" w14:textId="4011C6F5" w:rsidR="00274EE6" w:rsidRDefault="00AA65C5" w:rsidP="00AA65C5">
      <w:pPr>
        <w:spacing w:line="276" w:lineRule="auto"/>
        <w:jc w:val="center"/>
      </w:pPr>
      <w:r>
        <w:rPr>
          <w:noProof/>
        </w:rPr>
        <w:drawing>
          <wp:inline distT="0" distB="0" distL="0" distR="0" wp14:anchorId="132B00F5" wp14:editId="40459D54">
            <wp:extent cx="3257476" cy="3914775"/>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75525" cy="3936466"/>
                    </a:xfrm>
                    <a:prstGeom prst="rect">
                      <a:avLst/>
                    </a:prstGeom>
                    <a:noFill/>
                    <a:ln>
                      <a:noFill/>
                    </a:ln>
                  </pic:spPr>
                </pic:pic>
              </a:graphicData>
            </a:graphic>
          </wp:inline>
        </w:drawing>
      </w:r>
      <w:commentRangeStart w:id="30"/>
      <w:commentRangeEnd w:id="30"/>
      <w:r w:rsidR="006E7052">
        <w:rPr>
          <w:rStyle w:val="Refdecomentario"/>
        </w:rPr>
        <w:commentReference w:id="30"/>
      </w:r>
    </w:p>
    <w:p w14:paraId="68F6E61C" w14:textId="6E1AC2EA" w:rsidR="00274EE6" w:rsidRDefault="0009345D" w:rsidP="00CD2975">
      <w:pPr>
        <w:spacing w:line="276" w:lineRule="auto"/>
        <w:jc w:val="center"/>
        <w:rPr>
          <w:rStyle w:val="Hipervnculo"/>
          <w:rFonts w:asciiTheme="minorHAnsi" w:hAnsiTheme="minorHAnsi" w:cstheme="minorHAnsi"/>
          <w:sz w:val="18"/>
        </w:rPr>
      </w:pPr>
      <w:r w:rsidRPr="00916D4E">
        <w:rPr>
          <w:rFonts w:asciiTheme="minorHAnsi" w:hAnsiTheme="minorHAnsi" w:cstheme="minorHAnsi"/>
          <w:iCs/>
          <w:sz w:val="18"/>
        </w:rPr>
        <w:t xml:space="preserve">Fuente: </w:t>
      </w:r>
      <w:r w:rsidRPr="008A2C7F">
        <w:rPr>
          <w:rFonts w:asciiTheme="minorHAnsi" w:hAnsiTheme="minorHAnsi" w:cstheme="minorHAnsi"/>
          <w:sz w:val="18"/>
        </w:rPr>
        <w:t xml:space="preserve">Plataforma Nacional de Toma de Muestras </w:t>
      </w:r>
      <w:hyperlink r:id="rId67" w:history="1">
        <w:r w:rsidRPr="008A2C7F">
          <w:rPr>
            <w:rStyle w:val="Hipervnculo"/>
            <w:rFonts w:asciiTheme="minorHAnsi" w:hAnsiTheme="minorHAnsi" w:cstheme="minorHAnsi"/>
            <w:sz w:val="18"/>
          </w:rPr>
          <w:t>https://tomademuestras.minsal.cl</w:t>
        </w:r>
      </w:hyperlink>
    </w:p>
    <w:p w14:paraId="49CB7ACD" w14:textId="6BE0889C" w:rsidR="00B03CB5" w:rsidRDefault="00B03CB5" w:rsidP="0066600E">
      <w:pPr>
        <w:pStyle w:val="Ttulo2"/>
      </w:pPr>
      <w:bookmarkStart w:id="31" w:name="_Toc103776570"/>
      <w:r>
        <w:lastRenderedPageBreak/>
        <w:t>2.4 Sección Antígeno – Muestras finalizadas</w:t>
      </w:r>
      <w:bookmarkEnd w:id="31"/>
    </w:p>
    <w:p w14:paraId="1FE5AEE0" w14:textId="497297EC" w:rsidR="00672943" w:rsidRDefault="00672943" w:rsidP="00672943"/>
    <w:p w14:paraId="4C3B1CB0" w14:textId="66F512D8" w:rsidR="00672943" w:rsidRDefault="00672943" w:rsidP="00672943">
      <w:r>
        <w:t xml:space="preserve">En la sección de </w:t>
      </w:r>
      <w:r w:rsidR="006E7052">
        <w:t>“M</w:t>
      </w:r>
      <w:r>
        <w:t>uestras finalizadas</w:t>
      </w:r>
      <w:r w:rsidR="006E7052">
        <w:t>”</w:t>
      </w:r>
      <w:r>
        <w:t xml:space="preserve"> se podrán visualizar todas las muestras finalizadas por el profesional, las cuales podrán ser modificadas hasta 72 horas después de haber emitido el resultado de la muestra. </w:t>
      </w:r>
    </w:p>
    <w:p w14:paraId="74C52875" w14:textId="12E88C2C" w:rsidR="00672943" w:rsidRDefault="00672943" w:rsidP="00672943"/>
    <w:p w14:paraId="7E562954" w14:textId="77777777" w:rsidR="00B51BAF" w:rsidRDefault="00B51BAF" w:rsidP="00672943"/>
    <w:p w14:paraId="4AAE0ADD" w14:textId="22F8279E" w:rsidR="00672943" w:rsidRDefault="0041486D" w:rsidP="00672943">
      <w:pPr>
        <w:spacing w:line="276" w:lineRule="auto"/>
        <w:jc w:val="center"/>
        <w:rPr>
          <w:rFonts w:asciiTheme="minorHAnsi" w:hAnsiTheme="minorHAnsi" w:cstheme="minorHAnsi"/>
          <w:bCs/>
          <w:i/>
          <w:iCs/>
          <w:sz w:val="18"/>
        </w:rPr>
      </w:pPr>
      <w:r>
        <w:rPr>
          <w:rFonts w:asciiTheme="minorHAnsi" w:hAnsiTheme="minorHAnsi" w:cstheme="minorHAnsi"/>
          <w:bCs/>
          <w:i/>
          <w:iCs/>
          <w:noProof/>
          <w:sz w:val="18"/>
        </w:rPr>
        <mc:AlternateContent>
          <mc:Choice Requires="wpg">
            <w:drawing>
              <wp:anchor distT="0" distB="0" distL="114300" distR="114300" simplePos="0" relativeHeight="251712517" behindDoc="0" locked="0" layoutInCell="1" allowOverlap="1" wp14:anchorId="63B72E67" wp14:editId="3D34CA06">
                <wp:simplePos x="0" y="0"/>
                <wp:positionH relativeFrom="column">
                  <wp:posOffset>5087</wp:posOffset>
                </wp:positionH>
                <wp:positionV relativeFrom="paragraph">
                  <wp:posOffset>327088</wp:posOffset>
                </wp:positionV>
                <wp:extent cx="5604510" cy="1893570"/>
                <wp:effectExtent l="0" t="0" r="0" b="0"/>
                <wp:wrapNone/>
                <wp:docPr id="53" name="Grupo 53"/>
                <wp:cNvGraphicFramePr/>
                <a:graphic xmlns:a="http://schemas.openxmlformats.org/drawingml/2006/main">
                  <a:graphicData uri="http://schemas.microsoft.com/office/word/2010/wordprocessingGroup">
                    <wpg:wgp>
                      <wpg:cNvGrpSpPr/>
                      <wpg:grpSpPr>
                        <a:xfrm>
                          <a:off x="0" y="0"/>
                          <a:ext cx="5604510" cy="1893570"/>
                          <a:chOff x="0" y="0"/>
                          <a:chExt cx="5604510" cy="1893570"/>
                        </a:xfrm>
                      </wpg:grpSpPr>
                      <pic:pic xmlns:pic="http://schemas.openxmlformats.org/drawingml/2006/picture">
                        <pic:nvPicPr>
                          <pic:cNvPr id="18" name="Imagen 18"/>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04510" cy="1893570"/>
                          </a:xfrm>
                          <a:prstGeom prst="rect">
                            <a:avLst/>
                          </a:prstGeom>
                          <a:noFill/>
                          <a:ln>
                            <a:noFill/>
                          </a:ln>
                        </pic:spPr>
                      </pic:pic>
                      <wps:wsp>
                        <wps:cNvPr id="47" name="Conector recto de flecha 47"/>
                        <wps:cNvCnPr/>
                        <wps:spPr>
                          <a:xfrm flipH="1">
                            <a:off x="1274047" y="180870"/>
                            <a:ext cx="395605" cy="313055"/>
                          </a:xfrm>
                          <a:prstGeom prst="straightConnector1">
                            <a:avLst/>
                          </a:prstGeom>
                          <a:noFill/>
                          <a:ln w="6350" cap="flat" cmpd="sng" algn="ctr">
                            <a:solidFill>
                              <a:srgbClr val="FF0000"/>
                            </a:solidFill>
                            <a:prstDash val="solid"/>
                            <a:miter lim="800000"/>
                            <a:tailEnd type="triangle"/>
                          </a:ln>
                          <a:effectLst/>
                        </wps:spPr>
                        <wps:bodyPr/>
                      </wps:wsp>
                    </wpg:wgp>
                  </a:graphicData>
                </a:graphic>
              </wp:anchor>
            </w:drawing>
          </mc:Choice>
          <mc:Fallback>
            <w:pict>
              <v:group w14:anchorId="6413A630" id="Grupo 53" o:spid="_x0000_s1026" style="position:absolute;margin-left:.4pt;margin-top:25.75pt;width:441.3pt;height:149.1pt;z-index:251712517" coordsize="56045,18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">
                <v:shape id="Imagen 18" o:spid="_x0000_s1027" type="#_x0000_t75" style="position:absolute;width:56045;height:18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">
                  <v:imagedata r:id="rId69" o:title=""/>
                </v:shape>
                <v:shape id="Conector recto de flecha 47" o:spid="_x0000_s1028" type="#_x0000_t32" style="position:absolute;left:12740;top:1808;width:3956;height:31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" strokecolor="red" strokeweight=".5pt">
                  <v:stroke endarrow="block" joinstyle="miter"/>
                </v:shape>
              </v:group>
            </w:pict>
          </mc:Fallback>
        </mc:AlternateContent>
      </w:r>
      <w:r w:rsidR="00672943" w:rsidRPr="00635E37">
        <w:rPr>
          <w:rFonts w:asciiTheme="minorHAnsi" w:hAnsiTheme="minorHAnsi" w:cstheme="minorHAnsi"/>
          <w:bCs/>
          <w:i/>
          <w:iCs/>
          <w:sz w:val="18"/>
        </w:rPr>
        <w:t xml:space="preserve">Figura </w:t>
      </w:r>
      <w:r w:rsidR="00672943">
        <w:rPr>
          <w:rFonts w:asciiTheme="minorHAnsi" w:hAnsiTheme="minorHAnsi" w:cstheme="minorHAnsi"/>
          <w:bCs/>
          <w:i/>
          <w:iCs/>
          <w:sz w:val="18"/>
        </w:rPr>
        <w:t>1</w:t>
      </w:r>
      <w:r w:rsidR="002B07CF">
        <w:rPr>
          <w:rFonts w:asciiTheme="minorHAnsi" w:hAnsiTheme="minorHAnsi" w:cstheme="minorHAnsi"/>
          <w:bCs/>
          <w:i/>
          <w:iCs/>
          <w:sz w:val="18"/>
        </w:rPr>
        <w:t>9</w:t>
      </w:r>
      <w:r w:rsidR="00672943" w:rsidRPr="00635E37">
        <w:rPr>
          <w:rFonts w:asciiTheme="minorHAnsi" w:hAnsiTheme="minorHAnsi" w:cstheme="minorHAnsi"/>
          <w:bCs/>
          <w:i/>
          <w:iCs/>
          <w:sz w:val="18"/>
        </w:rPr>
        <w:t>:</w:t>
      </w:r>
      <w:r w:rsidR="00672943">
        <w:rPr>
          <w:rFonts w:asciiTheme="minorHAnsi" w:hAnsiTheme="minorHAnsi" w:cstheme="minorHAnsi"/>
          <w:bCs/>
          <w:i/>
          <w:iCs/>
          <w:sz w:val="18"/>
        </w:rPr>
        <w:t xml:space="preserve"> </w:t>
      </w:r>
      <w:r w:rsidR="00BA62E2">
        <w:rPr>
          <w:rFonts w:asciiTheme="minorHAnsi" w:hAnsiTheme="minorHAnsi" w:cstheme="minorHAnsi"/>
          <w:bCs/>
          <w:i/>
          <w:iCs/>
          <w:sz w:val="18"/>
        </w:rPr>
        <w:t>Visualización de muestras finalizadas</w:t>
      </w:r>
    </w:p>
    <w:p w14:paraId="25149445" w14:textId="5C0D1970" w:rsidR="0041486D" w:rsidRDefault="0041486D" w:rsidP="00672943">
      <w:pPr>
        <w:spacing w:line="276" w:lineRule="auto"/>
        <w:jc w:val="center"/>
        <w:rPr>
          <w:rFonts w:asciiTheme="minorHAnsi" w:hAnsiTheme="minorHAnsi" w:cstheme="minorHAnsi"/>
          <w:bCs/>
          <w:i/>
          <w:iCs/>
          <w:sz w:val="18"/>
        </w:rPr>
      </w:pPr>
    </w:p>
    <w:p w14:paraId="7D95C22A" w14:textId="66B086CC" w:rsidR="0041486D" w:rsidRDefault="0041486D" w:rsidP="00672943">
      <w:pPr>
        <w:spacing w:line="276" w:lineRule="auto"/>
        <w:jc w:val="center"/>
        <w:rPr>
          <w:rFonts w:asciiTheme="minorHAnsi" w:hAnsiTheme="minorHAnsi" w:cstheme="minorHAnsi"/>
          <w:bCs/>
          <w:i/>
          <w:iCs/>
          <w:sz w:val="18"/>
        </w:rPr>
      </w:pPr>
    </w:p>
    <w:p w14:paraId="1D303C6B" w14:textId="18980941" w:rsidR="0041486D" w:rsidRDefault="0041486D" w:rsidP="00672943">
      <w:pPr>
        <w:spacing w:line="276" w:lineRule="auto"/>
        <w:jc w:val="center"/>
        <w:rPr>
          <w:rFonts w:asciiTheme="minorHAnsi" w:hAnsiTheme="minorHAnsi" w:cstheme="minorHAnsi"/>
          <w:bCs/>
          <w:i/>
          <w:iCs/>
          <w:sz w:val="18"/>
        </w:rPr>
      </w:pPr>
    </w:p>
    <w:p w14:paraId="1BA7B305" w14:textId="6AA24BBC" w:rsidR="0041486D" w:rsidRDefault="0041486D" w:rsidP="00672943">
      <w:pPr>
        <w:spacing w:line="276" w:lineRule="auto"/>
        <w:jc w:val="center"/>
        <w:rPr>
          <w:rFonts w:asciiTheme="minorHAnsi" w:hAnsiTheme="minorHAnsi" w:cstheme="minorHAnsi"/>
          <w:bCs/>
          <w:i/>
          <w:iCs/>
          <w:sz w:val="18"/>
        </w:rPr>
      </w:pPr>
    </w:p>
    <w:p w14:paraId="6F4051CC" w14:textId="0AAA8708" w:rsidR="0041486D" w:rsidRDefault="0041486D" w:rsidP="00672943">
      <w:pPr>
        <w:spacing w:line="276" w:lineRule="auto"/>
        <w:jc w:val="center"/>
        <w:rPr>
          <w:rFonts w:asciiTheme="minorHAnsi" w:hAnsiTheme="minorHAnsi" w:cstheme="minorHAnsi"/>
          <w:bCs/>
          <w:i/>
          <w:iCs/>
          <w:sz w:val="18"/>
        </w:rPr>
      </w:pPr>
    </w:p>
    <w:p w14:paraId="4B0AF581" w14:textId="4EA214F7" w:rsidR="0041486D" w:rsidRDefault="0041486D" w:rsidP="00672943">
      <w:pPr>
        <w:spacing w:line="276" w:lineRule="auto"/>
        <w:jc w:val="center"/>
        <w:rPr>
          <w:rFonts w:asciiTheme="minorHAnsi" w:hAnsiTheme="minorHAnsi" w:cstheme="minorHAnsi"/>
          <w:bCs/>
          <w:i/>
          <w:iCs/>
          <w:sz w:val="18"/>
        </w:rPr>
      </w:pPr>
    </w:p>
    <w:p w14:paraId="3B0B1E33" w14:textId="522AEFEA" w:rsidR="0041486D" w:rsidRDefault="0041486D" w:rsidP="00672943">
      <w:pPr>
        <w:spacing w:line="276" w:lineRule="auto"/>
        <w:jc w:val="center"/>
        <w:rPr>
          <w:rFonts w:asciiTheme="minorHAnsi" w:hAnsiTheme="minorHAnsi" w:cstheme="minorHAnsi"/>
          <w:bCs/>
          <w:i/>
          <w:iCs/>
          <w:sz w:val="18"/>
        </w:rPr>
      </w:pPr>
    </w:p>
    <w:p w14:paraId="5442CA0F" w14:textId="0FB1A629" w:rsidR="0041486D" w:rsidRDefault="0041486D" w:rsidP="00672943">
      <w:pPr>
        <w:spacing w:line="276" w:lineRule="auto"/>
        <w:jc w:val="center"/>
        <w:rPr>
          <w:rFonts w:asciiTheme="minorHAnsi" w:hAnsiTheme="minorHAnsi" w:cstheme="minorHAnsi"/>
          <w:bCs/>
          <w:i/>
          <w:iCs/>
          <w:sz w:val="18"/>
        </w:rPr>
      </w:pPr>
    </w:p>
    <w:p w14:paraId="2D402579" w14:textId="201EA3A6" w:rsidR="0041486D" w:rsidRDefault="0041486D" w:rsidP="00672943">
      <w:pPr>
        <w:spacing w:line="276" w:lineRule="auto"/>
        <w:jc w:val="center"/>
        <w:rPr>
          <w:rFonts w:asciiTheme="minorHAnsi" w:hAnsiTheme="minorHAnsi" w:cstheme="minorHAnsi"/>
          <w:bCs/>
          <w:i/>
          <w:iCs/>
          <w:sz w:val="18"/>
        </w:rPr>
      </w:pPr>
    </w:p>
    <w:p w14:paraId="5278E9E0" w14:textId="12E69871" w:rsidR="0041486D" w:rsidRDefault="0041486D" w:rsidP="00672943">
      <w:pPr>
        <w:spacing w:line="276" w:lineRule="auto"/>
        <w:jc w:val="center"/>
        <w:rPr>
          <w:rFonts w:asciiTheme="minorHAnsi" w:hAnsiTheme="minorHAnsi" w:cstheme="minorHAnsi"/>
          <w:bCs/>
          <w:i/>
          <w:iCs/>
          <w:sz w:val="18"/>
        </w:rPr>
      </w:pPr>
    </w:p>
    <w:p w14:paraId="3372F4AD" w14:textId="77777777" w:rsidR="0041486D" w:rsidRDefault="0041486D" w:rsidP="00672943">
      <w:pPr>
        <w:spacing w:line="276" w:lineRule="auto"/>
        <w:jc w:val="center"/>
      </w:pPr>
    </w:p>
    <w:p w14:paraId="0114E45D" w14:textId="5196A534" w:rsidR="00672943" w:rsidRDefault="00672943" w:rsidP="00672943"/>
    <w:p w14:paraId="48D6A0D7" w14:textId="3812BF91" w:rsidR="00672943" w:rsidRDefault="00672943" w:rsidP="00672943">
      <w:pPr>
        <w:jc w:val="center"/>
      </w:pPr>
    </w:p>
    <w:p w14:paraId="22E07EFE" w14:textId="125FFA14" w:rsidR="0009345D" w:rsidRDefault="0009345D" w:rsidP="0009345D">
      <w:pPr>
        <w:spacing w:line="276" w:lineRule="auto"/>
        <w:jc w:val="center"/>
        <w:rPr>
          <w:rFonts w:asciiTheme="minorHAnsi" w:hAnsiTheme="minorHAnsi" w:cstheme="minorHAnsi"/>
          <w:sz w:val="18"/>
        </w:rPr>
      </w:pPr>
      <w:r w:rsidRPr="00916D4E">
        <w:rPr>
          <w:rFonts w:asciiTheme="minorHAnsi" w:hAnsiTheme="minorHAnsi" w:cstheme="minorHAnsi"/>
          <w:iCs/>
          <w:sz w:val="18"/>
        </w:rPr>
        <w:t xml:space="preserve">Fuente: </w:t>
      </w:r>
      <w:r w:rsidRPr="008A2C7F">
        <w:rPr>
          <w:rFonts w:asciiTheme="minorHAnsi" w:hAnsiTheme="minorHAnsi" w:cstheme="minorHAnsi"/>
          <w:sz w:val="18"/>
        </w:rPr>
        <w:t xml:space="preserve">Plataforma Nacional de Toma de Muestras </w:t>
      </w:r>
      <w:hyperlink r:id="rId70" w:history="1">
        <w:r w:rsidRPr="008A2C7F">
          <w:rPr>
            <w:rStyle w:val="Hipervnculo"/>
            <w:rFonts w:asciiTheme="minorHAnsi" w:hAnsiTheme="minorHAnsi" w:cstheme="minorHAnsi"/>
            <w:sz w:val="18"/>
          </w:rPr>
          <w:t>https://tomademuestras.minsal.cl</w:t>
        </w:r>
      </w:hyperlink>
    </w:p>
    <w:p w14:paraId="56CF3A83" w14:textId="76A147A7" w:rsidR="00BA62E2" w:rsidRPr="00672943" w:rsidRDefault="00BA62E2" w:rsidP="00672943">
      <w:pPr>
        <w:jc w:val="center"/>
      </w:pPr>
    </w:p>
    <w:p w14:paraId="46C9E10D" w14:textId="48E8D9BC" w:rsidR="00B03CB5" w:rsidRDefault="00B03CB5" w:rsidP="00745EEA"/>
    <w:p w14:paraId="148FC8D9" w14:textId="256B20F7" w:rsidR="00422D69" w:rsidRDefault="00422D69" w:rsidP="00745EEA">
      <w:pPr>
        <w:rPr>
          <w:b/>
          <w:bCs/>
        </w:rPr>
      </w:pPr>
      <w:r>
        <w:t xml:space="preserve">Para modificar </w:t>
      </w:r>
      <w:r w:rsidR="0043354F">
        <w:t>una determinada muestr</w:t>
      </w:r>
      <w:r w:rsidR="006E7052">
        <w:t>a</w:t>
      </w:r>
      <w:r w:rsidR="0043354F">
        <w:t xml:space="preserve"> se deberá hacer </w:t>
      </w:r>
      <w:proofErr w:type="spellStart"/>
      <w:r w:rsidR="0043354F">
        <w:t>click</w:t>
      </w:r>
      <w:proofErr w:type="spellEnd"/>
      <w:r w:rsidR="0043354F">
        <w:t xml:space="preserve"> en la muestra a editar y seleccionar </w:t>
      </w:r>
      <w:proofErr w:type="spellStart"/>
      <w:r w:rsidR="00AA65C5">
        <w:t>p</w:t>
      </w:r>
      <w:r w:rsidR="0043354F">
        <w:t>la</w:t>
      </w:r>
      <w:proofErr w:type="spellEnd"/>
      <w:r w:rsidR="0043354F">
        <w:t xml:space="preserve"> opción </w:t>
      </w:r>
      <w:r w:rsidR="0043354F" w:rsidRPr="0043354F">
        <w:rPr>
          <w:b/>
          <w:bCs/>
        </w:rPr>
        <w:t>“</w:t>
      </w:r>
      <w:r w:rsidR="00BA0B1D">
        <w:rPr>
          <w:b/>
          <w:bCs/>
        </w:rPr>
        <w:t>E</w:t>
      </w:r>
      <w:r w:rsidR="0043354F" w:rsidRPr="0043354F">
        <w:rPr>
          <w:b/>
          <w:bCs/>
        </w:rPr>
        <w:t>ditar registro”.</w:t>
      </w:r>
    </w:p>
    <w:p w14:paraId="04D62670" w14:textId="1D8DC70B" w:rsidR="0009345D" w:rsidRDefault="0009345D" w:rsidP="00745EEA">
      <w:pPr>
        <w:rPr>
          <w:b/>
          <w:bCs/>
        </w:rPr>
      </w:pPr>
    </w:p>
    <w:p w14:paraId="0581EEC3" w14:textId="5CB4E811" w:rsidR="0009345D" w:rsidRDefault="0041486D" w:rsidP="0009345D">
      <w:pPr>
        <w:spacing w:line="276" w:lineRule="auto"/>
        <w:jc w:val="center"/>
        <w:rPr>
          <w:rFonts w:asciiTheme="minorHAnsi" w:hAnsiTheme="minorHAnsi" w:cstheme="minorHAnsi"/>
          <w:bCs/>
          <w:i/>
          <w:iCs/>
          <w:sz w:val="18"/>
        </w:rPr>
      </w:pPr>
      <w:r>
        <w:rPr>
          <w:rFonts w:asciiTheme="minorHAnsi" w:hAnsiTheme="minorHAnsi" w:cstheme="minorHAnsi"/>
          <w:bCs/>
          <w:i/>
          <w:iCs/>
          <w:noProof/>
          <w:sz w:val="18"/>
        </w:rPr>
        <mc:AlternateContent>
          <mc:Choice Requires="wpg">
            <w:drawing>
              <wp:anchor distT="0" distB="0" distL="114300" distR="114300" simplePos="0" relativeHeight="251715589" behindDoc="0" locked="0" layoutInCell="1" allowOverlap="1" wp14:anchorId="0C440A03" wp14:editId="2D3727DD">
                <wp:simplePos x="0" y="0"/>
                <wp:positionH relativeFrom="column">
                  <wp:posOffset>-4961</wp:posOffset>
                </wp:positionH>
                <wp:positionV relativeFrom="paragraph">
                  <wp:posOffset>327709</wp:posOffset>
                </wp:positionV>
                <wp:extent cx="5688993" cy="1536700"/>
                <wp:effectExtent l="0" t="0" r="26035" b="6350"/>
                <wp:wrapNone/>
                <wp:docPr id="54" name="Grupo 54"/>
                <wp:cNvGraphicFramePr/>
                <a:graphic xmlns:a="http://schemas.openxmlformats.org/drawingml/2006/main">
                  <a:graphicData uri="http://schemas.microsoft.com/office/word/2010/wordprocessingGroup">
                    <wpg:wgp>
                      <wpg:cNvGrpSpPr/>
                      <wpg:grpSpPr>
                        <a:xfrm>
                          <a:off x="0" y="0"/>
                          <a:ext cx="5688993" cy="1536700"/>
                          <a:chOff x="0" y="0"/>
                          <a:chExt cx="5688993" cy="1536700"/>
                        </a:xfrm>
                      </wpg:grpSpPr>
                      <pic:pic xmlns:pic="http://schemas.openxmlformats.org/drawingml/2006/picture">
                        <pic:nvPicPr>
                          <pic:cNvPr id="21" name="Imagen 21"/>
                          <pic:cNvPicPr>
                            <a:picLocks noChangeAspect="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609590" cy="1536700"/>
                          </a:xfrm>
                          <a:prstGeom prst="rect">
                            <a:avLst/>
                          </a:prstGeom>
                          <a:noFill/>
                          <a:ln>
                            <a:noFill/>
                          </a:ln>
                        </pic:spPr>
                      </pic:pic>
                      <wps:wsp>
                        <wps:cNvPr id="48" name="Conector recto de flecha 48"/>
                        <wps:cNvCnPr/>
                        <wps:spPr>
                          <a:xfrm flipH="1">
                            <a:off x="5293388" y="984738"/>
                            <a:ext cx="395605" cy="313055"/>
                          </a:xfrm>
                          <a:prstGeom prst="straightConnector1">
                            <a:avLst/>
                          </a:prstGeom>
                          <a:noFill/>
                          <a:ln w="6350" cap="flat" cmpd="sng" algn="ctr">
                            <a:solidFill>
                              <a:srgbClr val="FF0000"/>
                            </a:solidFill>
                            <a:prstDash val="solid"/>
                            <a:miter lim="800000"/>
                            <a:tailEnd type="triangle"/>
                          </a:ln>
                          <a:effectLst/>
                        </wps:spPr>
                        <wps:bodyPr/>
                      </wps:wsp>
                    </wpg:wgp>
                  </a:graphicData>
                </a:graphic>
              </wp:anchor>
            </w:drawing>
          </mc:Choice>
          <mc:Fallback>
            <w:pict>
              <v:group w14:anchorId="6FF1C89A" id="Grupo 54" o:spid="_x0000_s1026" style="position:absolute;margin-left:-.4pt;margin-top:25.8pt;width:447.95pt;height:121pt;z-index:251715589" coordsize="56889,153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">
                <v:shape id="Imagen 21" o:spid="_x0000_s1027" type="#_x0000_t75" style="position:absolute;width:56095;height:15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">
                  <v:imagedata r:id="rId72" o:title=""/>
                </v:shape>
                <v:shape id="Conector recto de flecha 48" o:spid="_x0000_s1028" type="#_x0000_t32" style="position:absolute;left:52933;top:9847;width:3956;height:31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" strokecolor="red" strokeweight=".5pt">
                  <v:stroke endarrow="block" joinstyle="miter"/>
                </v:shape>
              </v:group>
            </w:pict>
          </mc:Fallback>
        </mc:AlternateContent>
      </w:r>
      <w:r w:rsidR="0009345D" w:rsidRPr="00635E37">
        <w:rPr>
          <w:rFonts w:asciiTheme="minorHAnsi" w:hAnsiTheme="minorHAnsi" w:cstheme="minorHAnsi"/>
          <w:bCs/>
          <w:i/>
          <w:iCs/>
          <w:sz w:val="18"/>
        </w:rPr>
        <w:t xml:space="preserve">Figura </w:t>
      </w:r>
      <w:r w:rsidR="002B07CF">
        <w:rPr>
          <w:rFonts w:asciiTheme="minorHAnsi" w:hAnsiTheme="minorHAnsi" w:cstheme="minorHAnsi"/>
          <w:bCs/>
          <w:i/>
          <w:iCs/>
          <w:sz w:val="18"/>
        </w:rPr>
        <w:t>20</w:t>
      </w:r>
      <w:r w:rsidR="0009345D" w:rsidRPr="00635E37">
        <w:rPr>
          <w:rFonts w:asciiTheme="minorHAnsi" w:hAnsiTheme="minorHAnsi" w:cstheme="minorHAnsi"/>
          <w:bCs/>
          <w:i/>
          <w:iCs/>
          <w:sz w:val="18"/>
        </w:rPr>
        <w:t>:</w:t>
      </w:r>
      <w:r w:rsidR="0009345D">
        <w:rPr>
          <w:rFonts w:asciiTheme="minorHAnsi" w:hAnsiTheme="minorHAnsi" w:cstheme="minorHAnsi"/>
          <w:bCs/>
          <w:i/>
          <w:iCs/>
          <w:sz w:val="18"/>
        </w:rPr>
        <w:t xml:space="preserve"> Edición de muestras finalizadas</w:t>
      </w:r>
    </w:p>
    <w:p w14:paraId="2337AA1F" w14:textId="1AB9F779" w:rsidR="0041486D" w:rsidRDefault="0041486D" w:rsidP="0009345D">
      <w:pPr>
        <w:spacing w:line="276" w:lineRule="auto"/>
        <w:jc w:val="center"/>
        <w:rPr>
          <w:rFonts w:asciiTheme="minorHAnsi" w:hAnsiTheme="minorHAnsi" w:cstheme="minorHAnsi"/>
          <w:bCs/>
          <w:i/>
          <w:iCs/>
          <w:sz w:val="18"/>
        </w:rPr>
      </w:pPr>
    </w:p>
    <w:p w14:paraId="6B57AEED" w14:textId="08F4728F" w:rsidR="0041486D" w:rsidRDefault="0041486D" w:rsidP="0009345D">
      <w:pPr>
        <w:spacing w:line="276" w:lineRule="auto"/>
        <w:jc w:val="center"/>
        <w:rPr>
          <w:rFonts w:asciiTheme="minorHAnsi" w:hAnsiTheme="minorHAnsi" w:cstheme="minorHAnsi"/>
          <w:bCs/>
          <w:i/>
          <w:iCs/>
          <w:sz w:val="18"/>
        </w:rPr>
      </w:pPr>
    </w:p>
    <w:p w14:paraId="24DB885B" w14:textId="7BE30BD1" w:rsidR="0041486D" w:rsidRDefault="0041486D" w:rsidP="0009345D">
      <w:pPr>
        <w:spacing w:line="276" w:lineRule="auto"/>
        <w:jc w:val="center"/>
        <w:rPr>
          <w:rFonts w:asciiTheme="minorHAnsi" w:hAnsiTheme="minorHAnsi" w:cstheme="minorHAnsi"/>
          <w:bCs/>
          <w:i/>
          <w:iCs/>
          <w:sz w:val="18"/>
        </w:rPr>
      </w:pPr>
    </w:p>
    <w:p w14:paraId="50494FA1" w14:textId="5505302C" w:rsidR="0041486D" w:rsidRDefault="0041486D" w:rsidP="0009345D">
      <w:pPr>
        <w:spacing w:line="276" w:lineRule="auto"/>
        <w:jc w:val="center"/>
        <w:rPr>
          <w:rFonts w:asciiTheme="minorHAnsi" w:hAnsiTheme="minorHAnsi" w:cstheme="minorHAnsi"/>
          <w:bCs/>
          <w:i/>
          <w:iCs/>
          <w:sz w:val="18"/>
        </w:rPr>
      </w:pPr>
    </w:p>
    <w:p w14:paraId="4315E44C" w14:textId="1C3FCB54" w:rsidR="0041486D" w:rsidRDefault="0041486D" w:rsidP="0009345D">
      <w:pPr>
        <w:spacing w:line="276" w:lineRule="auto"/>
        <w:jc w:val="center"/>
        <w:rPr>
          <w:rFonts w:asciiTheme="minorHAnsi" w:hAnsiTheme="minorHAnsi" w:cstheme="minorHAnsi"/>
          <w:bCs/>
          <w:i/>
          <w:iCs/>
          <w:sz w:val="18"/>
        </w:rPr>
      </w:pPr>
    </w:p>
    <w:p w14:paraId="566816C7" w14:textId="00D8723E" w:rsidR="0041486D" w:rsidRDefault="0041486D" w:rsidP="0009345D">
      <w:pPr>
        <w:spacing w:line="276" w:lineRule="auto"/>
        <w:jc w:val="center"/>
        <w:rPr>
          <w:rFonts w:asciiTheme="minorHAnsi" w:hAnsiTheme="minorHAnsi" w:cstheme="minorHAnsi"/>
          <w:bCs/>
          <w:i/>
          <w:iCs/>
          <w:sz w:val="18"/>
        </w:rPr>
      </w:pPr>
    </w:p>
    <w:p w14:paraId="0AA359C4" w14:textId="628054D6" w:rsidR="0041486D" w:rsidRDefault="0041486D" w:rsidP="0009345D">
      <w:pPr>
        <w:spacing w:line="276" w:lineRule="auto"/>
        <w:jc w:val="center"/>
        <w:rPr>
          <w:rFonts w:asciiTheme="minorHAnsi" w:hAnsiTheme="minorHAnsi" w:cstheme="minorHAnsi"/>
          <w:bCs/>
          <w:i/>
          <w:iCs/>
          <w:sz w:val="18"/>
        </w:rPr>
      </w:pPr>
    </w:p>
    <w:p w14:paraId="70437F04" w14:textId="612B8F0C" w:rsidR="0041486D" w:rsidRDefault="0041486D" w:rsidP="0009345D">
      <w:pPr>
        <w:spacing w:line="276" w:lineRule="auto"/>
        <w:jc w:val="center"/>
        <w:rPr>
          <w:rFonts w:asciiTheme="minorHAnsi" w:hAnsiTheme="minorHAnsi" w:cstheme="minorHAnsi"/>
          <w:bCs/>
          <w:i/>
          <w:iCs/>
          <w:sz w:val="18"/>
        </w:rPr>
      </w:pPr>
    </w:p>
    <w:p w14:paraId="5F1BA676" w14:textId="77777777" w:rsidR="0041486D" w:rsidRDefault="0041486D" w:rsidP="0009345D">
      <w:pPr>
        <w:spacing w:line="276" w:lineRule="auto"/>
        <w:jc w:val="center"/>
      </w:pPr>
    </w:p>
    <w:p w14:paraId="43327246" w14:textId="6BC96A9E" w:rsidR="0043354F" w:rsidRDefault="0043354F" w:rsidP="00745EEA">
      <w:pPr>
        <w:rPr>
          <w:b/>
          <w:bCs/>
        </w:rPr>
      </w:pPr>
    </w:p>
    <w:p w14:paraId="726A3239" w14:textId="1CC0A814" w:rsidR="0043354F" w:rsidRDefault="0043354F" w:rsidP="00745EEA">
      <w:pPr>
        <w:rPr>
          <w:b/>
          <w:bCs/>
        </w:rPr>
      </w:pPr>
    </w:p>
    <w:p w14:paraId="154F18AD" w14:textId="77777777" w:rsidR="0009345D" w:rsidRDefault="0009345D" w:rsidP="0009345D">
      <w:pPr>
        <w:spacing w:line="276" w:lineRule="auto"/>
        <w:jc w:val="center"/>
        <w:rPr>
          <w:rFonts w:asciiTheme="minorHAnsi" w:hAnsiTheme="minorHAnsi" w:cstheme="minorHAnsi"/>
          <w:sz w:val="18"/>
        </w:rPr>
      </w:pPr>
      <w:r w:rsidRPr="00916D4E">
        <w:rPr>
          <w:rFonts w:asciiTheme="minorHAnsi" w:hAnsiTheme="minorHAnsi" w:cstheme="minorHAnsi"/>
          <w:iCs/>
          <w:sz w:val="18"/>
        </w:rPr>
        <w:t xml:space="preserve">Fuente: </w:t>
      </w:r>
      <w:r w:rsidRPr="008A2C7F">
        <w:rPr>
          <w:rFonts w:asciiTheme="minorHAnsi" w:hAnsiTheme="minorHAnsi" w:cstheme="minorHAnsi"/>
          <w:sz w:val="18"/>
        </w:rPr>
        <w:t xml:space="preserve">Plataforma Nacional de Toma de Muestras </w:t>
      </w:r>
      <w:hyperlink r:id="rId73" w:history="1">
        <w:r w:rsidRPr="008A2C7F">
          <w:rPr>
            <w:rStyle w:val="Hipervnculo"/>
            <w:rFonts w:asciiTheme="minorHAnsi" w:hAnsiTheme="minorHAnsi" w:cstheme="minorHAnsi"/>
            <w:sz w:val="18"/>
          </w:rPr>
          <w:t>https://tomademuestras.minsal.cl</w:t>
        </w:r>
      </w:hyperlink>
    </w:p>
    <w:p w14:paraId="27DAF0A8" w14:textId="79B34758" w:rsidR="0009345D" w:rsidRDefault="0009345D" w:rsidP="00745EEA">
      <w:pPr>
        <w:rPr>
          <w:b/>
          <w:bCs/>
        </w:rPr>
      </w:pPr>
    </w:p>
    <w:p w14:paraId="159712A5" w14:textId="5B9E715C" w:rsidR="0009345D" w:rsidRDefault="0009345D" w:rsidP="00745EEA">
      <w:pPr>
        <w:rPr>
          <w:b/>
          <w:bCs/>
        </w:rPr>
      </w:pPr>
    </w:p>
    <w:p w14:paraId="73A1A950" w14:textId="7A7945D8" w:rsidR="0009345D" w:rsidRPr="0009345D" w:rsidRDefault="00BA0B1D" w:rsidP="00745EEA">
      <w:r>
        <w:t xml:space="preserve">Solo es posible </w:t>
      </w:r>
      <w:r w:rsidR="0009345D" w:rsidRPr="0009345D">
        <w:t>editar la siguiente información:</w:t>
      </w:r>
    </w:p>
    <w:p w14:paraId="4FE359FE" w14:textId="2A76C4BF" w:rsidR="0009345D" w:rsidRPr="0009345D" w:rsidRDefault="0009345D" w:rsidP="0009345D">
      <w:pPr>
        <w:pStyle w:val="Prrafodelista"/>
        <w:numPr>
          <w:ilvl w:val="0"/>
          <w:numId w:val="31"/>
        </w:numPr>
      </w:pPr>
      <w:r w:rsidRPr="0009345D">
        <w:t>Datos de registro establecimiento</w:t>
      </w:r>
    </w:p>
    <w:p w14:paraId="46583EC8" w14:textId="56606980" w:rsidR="0009345D" w:rsidRPr="0009345D" w:rsidRDefault="0009345D" w:rsidP="0009345D">
      <w:pPr>
        <w:pStyle w:val="Prrafodelista"/>
        <w:numPr>
          <w:ilvl w:val="0"/>
          <w:numId w:val="31"/>
        </w:numPr>
      </w:pPr>
      <w:r w:rsidRPr="0009345D">
        <w:t>Datos de registro profesional solicitante</w:t>
      </w:r>
    </w:p>
    <w:p w14:paraId="24965CB9" w14:textId="1BEDD0CB" w:rsidR="0009345D" w:rsidRPr="0009345D" w:rsidRDefault="0009345D" w:rsidP="0009345D">
      <w:pPr>
        <w:pStyle w:val="Prrafodelista"/>
        <w:numPr>
          <w:ilvl w:val="0"/>
          <w:numId w:val="31"/>
        </w:numPr>
      </w:pPr>
      <w:r w:rsidRPr="0009345D">
        <w:t>Datos del paciente</w:t>
      </w:r>
    </w:p>
    <w:p w14:paraId="0D6FABB4" w14:textId="03EE5BDF" w:rsidR="0009345D" w:rsidRDefault="0009345D" w:rsidP="0009345D">
      <w:pPr>
        <w:pStyle w:val="Prrafodelista"/>
        <w:numPr>
          <w:ilvl w:val="0"/>
          <w:numId w:val="31"/>
        </w:numPr>
      </w:pPr>
      <w:r w:rsidRPr="0009345D">
        <w:t>Datos de la muestra (a excepción de fechas toma muestra, recepción y resultado)</w:t>
      </w:r>
      <w:r>
        <w:t>.</w:t>
      </w:r>
    </w:p>
    <w:p w14:paraId="4ECD64E2" w14:textId="433D4537" w:rsidR="0009345D" w:rsidRDefault="00BA0B1D" w:rsidP="0009345D">
      <w:pPr>
        <w:rPr>
          <w:ins w:id="32" w:author="Monica  Serrano" w:date="2022-05-20T15:52:00Z"/>
          <w:b/>
          <w:bCs/>
        </w:rPr>
      </w:pPr>
      <w:r>
        <w:lastRenderedPageBreak/>
        <w:t>Para</w:t>
      </w:r>
      <w:r w:rsidR="0009345D">
        <w:t xml:space="preserve"> terminar la edición de la muestra deberá hacer </w:t>
      </w:r>
      <w:proofErr w:type="spellStart"/>
      <w:proofErr w:type="gramStart"/>
      <w:r w:rsidR="0009345D">
        <w:t>click</w:t>
      </w:r>
      <w:proofErr w:type="spellEnd"/>
      <w:proofErr w:type="gramEnd"/>
      <w:r w:rsidR="0009345D">
        <w:t xml:space="preserve"> en</w:t>
      </w:r>
      <w:r w:rsidR="0009345D" w:rsidRPr="0009345D">
        <w:rPr>
          <w:b/>
          <w:bCs/>
        </w:rPr>
        <w:t xml:space="preserve"> “</w:t>
      </w:r>
      <w:r>
        <w:rPr>
          <w:b/>
          <w:bCs/>
        </w:rPr>
        <w:t>F</w:t>
      </w:r>
      <w:r w:rsidR="0009345D" w:rsidRPr="0009345D">
        <w:rPr>
          <w:b/>
          <w:bCs/>
        </w:rPr>
        <w:t>inalizar”.</w:t>
      </w:r>
    </w:p>
    <w:p w14:paraId="20951531" w14:textId="77777777" w:rsidR="009161D9" w:rsidRDefault="009161D9" w:rsidP="0009345D">
      <w:pPr>
        <w:rPr>
          <w:b/>
          <w:bCs/>
        </w:rPr>
      </w:pPr>
    </w:p>
    <w:p w14:paraId="76E4885F" w14:textId="58B533AC" w:rsidR="0009345D" w:rsidRDefault="005B394F" w:rsidP="0009345D">
      <w:pPr>
        <w:spacing w:line="276" w:lineRule="auto"/>
        <w:jc w:val="center"/>
        <w:rPr>
          <w:rFonts w:asciiTheme="minorHAnsi" w:hAnsiTheme="minorHAnsi" w:cstheme="minorHAnsi"/>
          <w:bCs/>
          <w:i/>
          <w:iCs/>
          <w:sz w:val="18"/>
        </w:rPr>
      </w:pPr>
      <w:r>
        <w:rPr>
          <w:rFonts w:asciiTheme="minorHAnsi" w:hAnsiTheme="minorHAnsi" w:cstheme="minorHAnsi"/>
          <w:bCs/>
          <w:i/>
          <w:iCs/>
          <w:noProof/>
          <w:sz w:val="18"/>
        </w:rPr>
        <mc:AlternateContent>
          <mc:Choice Requires="wpg">
            <w:drawing>
              <wp:anchor distT="0" distB="0" distL="114300" distR="114300" simplePos="0" relativeHeight="251718661" behindDoc="0" locked="0" layoutInCell="1" allowOverlap="1" wp14:anchorId="5F011BE8" wp14:editId="0AC4F6C9">
                <wp:simplePos x="0" y="0"/>
                <wp:positionH relativeFrom="column">
                  <wp:posOffset>-4961</wp:posOffset>
                </wp:positionH>
                <wp:positionV relativeFrom="paragraph">
                  <wp:posOffset>327088</wp:posOffset>
                </wp:positionV>
                <wp:extent cx="5739234" cy="2349500"/>
                <wp:effectExtent l="0" t="0" r="33020" b="0"/>
                <wp:wrapNone/>
                <wp:docPr id="55" name="Grupo 55"/>
                <wp:cNvGraphicFramePr/>
                <a:graphic xmlns:a="http://schemas.openxmlformats.org/drawingml/2006/main">
                  <a:graphicData uri="http://schemas.microsoft.com/office/word/2010/wordprocessingGroup">
                    <wpg:wgp>
                      <wpg:cNvGrpSpPr/>
                      <wpg:grpSpPr>
                        <a:xfrm>
                          <a:off x="0" y="0"/>
                          <a:ext cx="5739234" cy="2349500"/>
                          <a:chOff x="0" y="0"/>
                          <a:chExt cx="5739234" cy="2349500"/>
                        </a:xfrm>
                      </wpg:grpSpPr>
                      <pic:pic xmlns:pic="http://schemas.openxmlformats.org/drawingml/2006/picture">
                        <pic:nvPicPr>
                          <pic:cNvPr id="49" name="Imagen 49" descr="Interfaz de usuario gráfica, Texto, Aplicación, Correo electrónico&#10;&#10;Descripción generada automáticamente"/>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612130" cy="2349500"/>
                          </a:xfrm>
                          <a:prstGeom prst="rect">
                            <a:avLst/>
                          </a:prstGeom>
                        </pic:spPr>
                      </pic:pic>
                      <wps:wsp>
                        <wps:cNvPr id="50" name="Conector recto de flecha 50"/>
                        <wps:cNvCnPr/>
                        <wps:spPr>
                          <a:xfrm flipH="1">
                            <a:off x="5343629" y="1778558"/>
                            <a:ext cx="395605" cy="313055"/>
                          </a:xfrm>
                          <a:prstGeom prst="straightConnector1">
                            <a:avLst/>
                          </a:prstGeom>
                          <a:noFill/>
                          <a:ln w="6350" cap="flat" cmpd="sng" algn="ctr">
                            <a:solidFill>
                              <a:srgbClr val="FF0000"/>
                            </a:solidFill>
                            <a:prstDash val="solid"/>
                            <a:miter lim="800000"/>
                            <a:tailEnd type="triangle"/>
                          </a:ln>
                          <a:effectLst/>
                        </wps:spPr>
                        <wps:bodyPr/>
                      </wps:wsp>
                    </wpg:wgp>
                  </a:graphicData>
                </a:graphic>
              </wp:anchor>
            </w:drawing>
          </mc:Choice>
          <mc:Fallback>
            <w:pict>
              <v:group w14:anchorId="06970EDB" id="Grupo 55" o:spid="_x0000_s1026" style="position:absolute;margin-left:-.4pt;margin-top:25.75pt;width:451.9pt;height:185pt;z-index:251718661" coordsize="57392,23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">
                <v:shape id="Imagen 49" o:spid="_x0000_s1027" type="#_x0000_t75" alt="Interfaz de usuario gráfica, Texto, Aplicación, Correo electrónico&#10;&#10;Descripción generada automáticamente" style="position:absolute;width:56121;height:23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">
                  <v:imagedata r:id="rId75" o:title="Interfaz de usuario gráfica, Texto, Aplicación, Correo electrónico&#10;&#10;Descripción generada automáticamente"/>
                </v:shape>
                <v:shape id="Conector recto de flecha 50" o:spid="_x0000_s1028" type="#_x0000_t32" style="position:absolute;left:53436;top:17785;width:3956;height:31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" strokecolor="red" strokeweight=".5pt">
                  <v:stroke endarrow="block" joinstyle="miter"/>
                </v:shape>
              </v:group>
            </w:pict>
          </mc:Fallback>
        </mc:AlternateContent>
      </w:r>
      <w:r w:rsidR="0009345D" w:rsidRPr="00635E37">
        <w:rPr>
          <w:rFonts w:asciiTheme="minorHAnsi" w:hAnsiTheme="minorHAnsi" w:cstheme="minorHAnsi"/>
          <w:bCs/>
          <w:i/>
          <w:iCs/>
          <w:sz w:val="18"/>
        </w:rPr>
        <w:t xml:space="preserve">Figura </w:t>
      </w:r>
      <w:r w:rsidR="00801D0F">
        <w:rPr>
          <w:rFonts w:asciiTheme="minorHAnsi" w:hAnsiTheme="minorHAnsi" w:cstheme="minorHAnsi"/>
          <w:bCs/>
          <w:i/>
          <w:iCs/>
          <w:sz w:val="18"/>
        </w:rPr>
        <w:t>2</w:t>
      </w:r>
      <w:r w:rsidR="002B07CF">
        <w:rPr>
          <w:rFonts w:asciiTheme="minorHAnsi" w:hAnsiTheme="minorHAnsi" w:cstheme="minorHAnsi"/>
          <w:bCs/>
          <w:i/>
          <w:iCs/>
          <w:sz w:val="18"/>
        </w:rPr>
        <w:t>1</w:t>
      </w:r>
      <w:r w:rsidR="0009345D" w:rsidRPr="00635E37">
        <w:rPr>
          <w:rFonts w:asciiTheme="minorHAnsi" w:hAnsiTheme="minorHAnsi" w:cstheme="minorHAnsi"/>
          <w:bCs/>
          <w:i/>
          <w:iCs/>
          <w:sz w:val="18"/>
        </w:rPr>
        <w:t>:</w:t>
      </w:r>
      <w:r w:rsidR="0009345D">
        <w:rPr>
          <w:rFonts w:asciiTheme="minorHAnsi" w:hAnsiTheme="minorHAnsi" w:cstheme="minorHAnsi"/>
          <w:bCs/>
          <w:i/>
          <w:iCs/>
          <w:sz w:val="18"/>
        </w:rPr>
        <w:t xml:space="preserve"> Finalización de muestras editadas</w:t>
      </w:r>
    </w:p>
    <w:p w14:paraId="3A8C2AFF" w14:textId="5246ED9B" w:rsidR="005B394F" w:rsidRDefault="005B394F" w:rsidP="0009345D">
      <w:pPr>
        <w:spacing w:line="276" w:lineRule="auto"/>
        <w:jc w:val="center"/>
        <w:rPr>
          <w:rFonts w:asciiTheme="minorHAnsi" w:hAnsiTheme="minorHAnsi" w:cstheme="minorHAnsi"/>
          <w:bCs/>
          <w:i/>
          <w:iCs/>
          <w:sz w:val="18"/>
        </w:rPr>
      </w:pPr>
    </w:p>
    <w:p w14:paraId="061643B4" w14:textId="1C1EED61" w:rsidR="005B394F" w:rsidRDefault="005B394F" w:rsidP="0009345D">
      <w:pPr>
        <w:spacing w:line="276" w:lineRule="auto"/>
        <w:jc w:val="center"/>
        <w:rPr>
          <w:rFonts w:asciiTheme="minorHAnsi" w:hAnsiTheme="minorHAnsi" w:cstheme="minorHAnsi"/>
          <w:bCs/>
          <w:i/>
          <w:iCs/>
          <w:sz w:val="18"/>
        </w:rPr>
      </w:pPr>
    </w:p>
    <w:p w14:paraId="69856A78" w14:textId="23FC91E2" w:rsidR="005B394F" w:rsidRDefault="005B394F" w:rsidP="0009345D">
      <w:pPr>
        <w:spacing w:line="276" w:lineRule="auto"/>
        <w:jc w:val="center"/>
        <w:rPr>
          <w:rFonts w:asciiTheme="minorHAnsi" w:hAnsiTheme="minorHAnsi" w:cstheme="minorHAnsi"/>
          <w:bCs/>
          <w:i/>
          <w:iCs/>
          <w:sz w:val="18"/>
        </w:rPr>
      </w:pPr>
    </w:p>
    <w:p w14:paraId="2B7559A1" w14:textId="27D51A91" w:rsidR="005B394F" w:rsidRDefault="005B394F" w:rsidP="0009345D">
      <w:pPr>
        <w:spacing w:line="276" w:lineRule="auto"/>
        <w:jc w:val="center"/>
        <w:rPr>
          <w:rFonts w:asciiTheme="minorHAnsi" w:hAnsiTheme="minorHAnsi" w:cstheme="minorHAnsi"/>
          <w:bCs/>
          <w:i/>
          <w:iCs/>
          <w:sz w:val="18"/>
        </w:rPr>
      </w:pPr>
    </w:p>
    <w:p w14:paraId="3568F4C2" w14:textId="76896255" w:rsidR="005B394F" w:rsidRDefault="005B394F" w:rsidP="0009345D">
      <w:pPr>
        <w:spacing w:line="276" w:lineRule="auto"/>
        <w:jc w:val="center"/>
        <w:rPr>
          <w:rFonts w:asciiTheme="minorHAnsi" w:hAnsiTheme="minorHAnsi" w:cstheme="minorHAnsi"/>
          <w:bCs/>
          <w:i/>
          <w:iCs/>
          <w:sz w:val="18"/>
        </w:rPr>
      </w:pPr>
    </w:p>
    <w:p w14:paraId="0F8E488C" w14:textId="7E74EBF2" w:rsidR="005B394F" w:rsidRDefault="005B394F" w:rsidP="0009345D">
      <w:pPr>
        <w:spacing w:line="276" w:lineRule="auto"/>
        <w:jc w:val="center"/>
        <w:rPr>
          <w:rFonts w:asciiTheme="minorHAnsi" w:hAnsiTheme="minorHAnsi" w:cstheme="minorHAnsi"/>
          <w:bCs/>
          <w:i/>
          <w:iCs/>
          <w:sz w:val="18"/>
        </w:rPr>
      </w:pPr>
    </w:p>
    <w:p w14:paraId="668C8C43" w14:textId="72741557" w:rsidR="005B394F" w:rsidRDefault="005B394F" w:rsidP="0009345D">
      <w:pPr>
        <w:spacing w:line="276" w:lineRule="auto"/>
        <w:jc w:val="center"/>
        <w:rPr>
          <w:rFonts w:asciiTheme="minorHAnsi" w:hAnsiTheme="minorHAnsi" w:cstheme="minorHAnsi"/>
          <w:bCs/>
          <w:i/>
          <w:iCs/>
          <w:sz w:val="18"/>
        </w:rPr>
      </w:pPr>
    </w:p>
    <w:p w14:paraId="6A63A7E2" w14:textId="38544CCC" w:rsidR="005B394F" w:rsidRDefault="005B394F" w:rsidP="0009345D">
      <w:pPr>
        <w:spacing w:line="276" w:lineRule="auto"/>
        <w:jc w:val="center"/>
        <w:rPr>
          <w:rFonts w:asciiTheme="minorHAnsi" w:hAnsiTheme="minorHAnsi" w:cstheme="minorHAnsi"/>
          <w:bCs/>
          <w:i/>
          <w:iCs/>
          <w:sz w:val="18"/>
        </w:rPr>
      </w:pPr>
    </w:p>
    <w:p w14:paraId="1512FC30" w14:textId="11EDDE25" w:rsidR="005B394F" w:rsidRDefault="005B394F" w:rsidP="0009345D">
      <w:pPr>
        <w:spacing w:line="276" w:lineRule="auto"/>
        <w:jc w:val="center"/>
        <w:rPr>
          <w:rFonts w:asciiTheme="minorHAnsi" w:hAnsiTheme="minorHAnsi" w:cstheme="minorHAnsi"/>
          <w:bCs/>
          <w:i/>
          <w:iCs/>
          <w:sz w:val="18"/>
        </w:rPr>
      </w:pPr>
    </w:p>
    <w:p w14:paraId="6D6FE032" w14:textId="7F06F192" w:rsidR="005B394F" w:rsidRDefault="005B394F" w:rsidP="0009345D">
      <w:pPr>
        <w:spacing w:line="276" w:lineRule="auto"/>
        <w:jc w:val="center"/>
        <w:rPr>
          <w:rFonts w:asciiTheme="minorHAnsi" w:hAnsiTheme="minorHAnsi" w:cstheme="minorHAnsi"/>
          <w:bCs/>
          <w:i/>
          <w:iCs/>
          <w:sz w:val="18"/>
        </w:rPr>
      </w:pPr>
    </w:p>
    <w:p w14:paraId="486E76A2" w14:textId="0070F0A3" w:rsidR="005B394F" w:rsidRDefault="005B394F" w:rsidP="0009345D">
      <w:pPr>
        <w:spacing w:line="276" w:lineRule="auto"/>
        <w:jc w:val="center"/>
        <w:rPr>
          <w:rFonts w:asciiTheme="minorHAnsi" w:hAnsiTheme="minorHAnsi" w:cstheme="minorHAnsi"/>
          <w:bCs/>
          <w:i/>
          <w:iCs/>
          <w:sz w:val="18"/>
        </w:rPr>
      </w:pPr>
    </w:p>
    <w:p w14:paraId="07CC5F75" w14:textId="27F6ADCA" w:rsidR="005B394F" w:rsidRDefault="005B394F" w:rsidP="0009345D">
      <w:pPr>
        <w:spacing w:line="276" w:lineRule="auto"/>
        <w:jc w:val="center"/>
        <w:rPr>
          <w:rFonts w:asciiTheme="minorHAnsi" w:hAnsiTheme="minorHAnsi" w:cstheme="minorHAnsi"/>
          <w:bCs/>
          <w:i/>
          <w:iCs/>
          <w:sz w:val="18"/>
        </w:rPr>
      </w:pPr>
    </w:p>
    <w:p w14:paraId="3D75E1BE" w14:textId="6EB35430" w:rsidR="005B394F" w:rsidRDefault="005B394F" w:rsidP="0009345D">
      <w:pPr>
        <w:spacing w:line="276" w:lineRule="auto"/>
        <w:jc w:val="center"/>
        <w:rPr>
          <w:rFonts w:asciiTheme="minorHAnsi" w:hAnsiTheme="minorHAnsi" w:cstheme="minorHAnsi"/>
          <w:bCs/>
          <w:i/>
          <w:iCs/>
          <w:sz w:val="18"/>
        </w:rPr>
      </w:pPr>
    </w:p>
    <w:p w14:paraId="2D036C40" w14:textId="77777777" w:rsidR="005B394F" w:rsidRDefault="005B394F" w:rsidP="0009345D">
      <w:pPr>
        <w:spacing w:line="276" w:lineRule="auto"/>
        <w:jc w:val="center"/>
      </w:pPr>
    </w:p>
    <w:p w14:paraId="115515C8" w14:textId="2DA559E8" w:rsidR="0009345D" w:rsidRDefault="0009345D" w:rsidP="0009345D">
      <w:pPr>
        <w:rPr>
          <w:b/>
          <w:bCs/>
        </w:rPr>
      </w:pPr>
    </w:p>
    <w:p w14:paraId="6571AE25" w14:textId="3C4334F7" w:rsidR="0009345D" w:rsidRDefault="0009345D" w:rsidP="0009345D">
      <w:pPr>
        <w:rPr>
          <w:b/>
          <w:bCs/>
        </w:rPr>
      </w:pPr>
    </w:p>
    <w:p w14:paraId="7540F2EE" w14:textId="18E45307" w:rsidR="0009345D" w:rsidRPr="0009345D" w:rsidRDefault="0009345D" w:rsidP="0009345D">
      <w:pPr>
        <w:jc w:val="center"/>
        <w:rPr>
          <w:b/>
          <w:bCs/>
        </w:rPr>
      </w:pPr>
      <w:r w:rsidRPr="00916D4E">
        <w:rPr>
          <w:rFonts w:asciiTheme="minorHAnsi" w:hAnsiTheme="minorHAnsi" w:cstheme="minorHAnsi"/>
          <w:iCs/>
          <w:sz w:val="18"/>
        </w:rPr>
        <w:t xml:space="preserve">Fuente: </w:t>
      </w:r>
      <w:r w:rsidRPr="008A2C7F">
        <w:rPr>
          <w:rFonts w:asciiTheme="minorHAnsi" w:hAnsiTheme="minorHAnsi" w:cstheme="minorHAnsi"/>
          <w:sz w:val="18"/>
        </w:rPr>
        <w:t xml:space="preserve">Plataforma Nacional de Toma de Muestras </w:t>
      </w:r>
      <w:hyperlink r:id="rId76" w:history="1">
        <w:r w:rsidRPr="008A2C7F">
          <w:rPr>
            <w:rStyle w:val="Hipervnculo"/>
            <w:rFonts w:asciiTheme="minorHAnsi" w:hAnsiTheme="minorHAnsi" w:cstheme="minorHAnsi"/>
            <w:sz w:val="18"/>
          </w:rPr>
          <w:t>https://tomademuestras.minsal.cl</w:t>
        </w:r>
      </w:hyperlink>
    </w:p>
    <w:p w14:paraId="73E3D90C" w14:textId="733F9ADD" w:rsidR="0009345D" w:rsidRPr="0009345D" w:rsidRDefault="0009345D" w:rsidP="0009345D">
      <w:pPr>
        <w:pStyle w:val="Prrafodelista"/>
      </w:pPr>
    </w:p>
    <w:p w14:paraId="1F9B7660" w14:textId="2BA95C87" w:rsidR="00B03CB5" w:rsidRDefault="00B03CB5" w:rsidP="0066600E">
      <w:pPr>
        <w:pStyle w:val="Ttulo2"/>
        <w:rPr>
          <w:ins w:id="33" w:author="Monica  Serrano" w:date="2022-05-20T15:33:00Z"/>
        </w:rPr>
      </w:pPr>
      <w:bookmarkStart w:id="34" w:name="_Toc103776571"/>
      <w:r>
        <w:t>2.5 Sección Antígeno – Cargas masivas</w:t>
      </w:r>
      <w:bookmarkEnd w:id="34"/>
    </w:p>
    <w:p w14:paraId="1B4F6337" w14:textId="77777777" w:rsidR="000D0B0F" w:rsidRPr="000D0B0F" w:rsidRDefault="000D0B0F" w:rsidP="000D0B0F">
      <w:pPr>
        <w:pPrChange w:id="35" w:author="Monica  Serrano" w:date="2022-05-20T15:33:00Z">
          <w:pPr>
            <w:pStyle w:val="Ttulo2"/>
          </w:pPr>
        </w:pPrChange>
      </w:pPr>
    </w:p>
    <w:p w14:paraId="667779DF" w14:textId="29A1782D" w:rsidR="00745EEA" w:rsidDel="00B84E94" w:rsidRDefault="00745EEA" w:rsidP="00B84E94">
      <w:pPr>
        <w:pStyle w:val="Ttulo3"/>
        <w:rPr>
          <w:del w:id="36" w:author="Monica  Serrano" w:date="2022-05-20T15:26:00Z"/>
        </w:rPr>
        <w:pPrChange w:id="37" w:author="Monica  Serrano" w:date="2022-05-20T15:28:00Z">
          <w:pPr/>
        </w:pPrChange>
      </w:pPr>
    </w:p>
    <w:p w14:paraId="328C239A" w14:textId="3BBCBC8A" w:rsidR="00B84E94" w:rsidRDefault="00B84E94" w:rsidP="00B84E94">
      <w:pPr>
        <w:pStyle w:val="Ttulo3"/>
        <w:rPr>
          <w:ins w:id="38" w:author="Monica  Serrano" w:date="2022-05-20T15:29:00Z"/>
        </w:rPr>
      </w:pPr>
      <w:ins w:id="39" w:author="Monica  Serrano" w:date="2022-05-20T15:26:00Z">
        <w:r>
          <w:t>2.5.1</w:t>
        </w:r>
      </w:ins>
      <w:ins w:id="40" w:author="Monica  Serrano" w:date="2022-05-20T15:27:00Z">
        <w:r>
          <w:t xml:space="preserve"> </w:t>
        </w:r>
        <w:r w:rsidRPr="00B84E94">
          <w:rPr>
            <w:rPrChange w:id="41" w:author="Monica  Serrano" w:date="2022-05-20T15:28:00Z">
              <w:rPr>
                <w:color w:val="2E75B5"/>
              </w:rPr>
            </w:rPrChange>
          </w:rPr>
          <w:t>Ingreso a Módulo de Carga Masiva</w:t>
        </w:r>
      </w:ins>
    </w:p>
    <w:p w14:paraId="5299CD27" w14:textId="77777777" w:rsidR="00B84E94" w:rsidRPr="00B84E94" w:rsidRDefault="00B84E94" w:rsidP="00B84E94">
      <w:pPr>
        <w:rPr>
          <w:ins w:id="42" w:author="Monica  Serrano" w:date="2022-05-20T15:26:00Z"/>
        </w:rPr>
      </w:pPr>
    </w:p>
    <w:p w14:paraId="6C74D968" w14:textId="2B8F28CE" w:rsidR="00672943" w:rsidRDefault="00B84E94" w:rsidP="00745EEA">
      <w:pPr>
        <w:rPr>
          <w:ins w:id="43" w:author="Monica  Serrano" w:date="2022-05-20T15:33:00Z"/>
          <w:color w:val="808080"/>
        </w:rPr>
      </w:pPr>
      <w:ins w:id="44" w:author="Monica  Serrano" w:date="2022-05-20T15:28:00Z">
        <w:r w:rsidRPr="00D55EE2">
          <w:rPr>
            <w:color w:val="808080"/>
          </w:rPr>
          <w:t>Una vez dentro de la plataforma</w:t>
        </w:r>
        <w:r>
          <w:rPr>
            <w:color w:val="808080"/>
          </w:rPr>
          <w:t xml:space="preserve"> </w:t>
        </w:r>
        <w:r w:rsidRPr="00D55EE2">
          <w:rPr>
            <w:color w:val="808080"/>
          </w:rPr>
          <w:t>deberá acceder al módulo de “Cargas Masivas”</w:t>
        </w:r>
        <w:r>
          <w:rPr>
            <w:color w:val="808080"/>
          </w:rPr>
          <w:t xml:space="preserve"> y luego a la sección “Antígeno”, ubicada bajo el módulo de “PCR”, acción visualizada en la figura </w:t>
        </w:r>
      </w:ins>
      <w:commentRangeStart w:id="45"/>
      <w:commentRangeStart w:id="46"/>
      <w:del w:id="47" w:author="Monica  Serrano" w:date="2022-05-20T15:26:00Z">
        <w:r w:rsidR="00672943" w:rsidDel="00B84E94">
          <w:delText xml:space="preserve">Para información relacionada al uso de carga masiva de antígenos favor revisar </w:delText>
        </w:r>
        <w:r w:rsidR="00672943" w:rsidRPr="00672943" w:rsidDel="00B84E94">
          <w:rPr>
            <w:b/>
            <w:bCs/>
          </w:rPr>
          <w:delText>“INSTRUCTIVO USO DE PLATAFORMA NACIONAL DE TOMA DE MUESTRAS PARA CARGA MASIVA DE MUESTRAS Y RESULTADOS DE ANTÍGENOS”.</w:delText>
        </w:r>
        <w:commentRangeEnd w:id="45"/>
        <w:r w:rsidR="00BA0B1D" w:rsidDel="00B84E94">
          <w:rPr>
            <w:rStyle w:val="Refdecomentario"/>
          </w:rPr>
          <w:commentReference w:id="45"/>
        </w:r>
        <w:commentRangeEnd w:id="46"/>
        <w:r w:rsidR="0012521F" w:rsidDel="00B84E94">
          <w:rPr>
            <w:rStyle w:val="Refdecomentario"/>
          </w:rPr>
          <w:commentReference w:id="46"/>
        </w:r>
      </w:del>
    </w:p>
    <w:p w14:paraId="2E1D251A" w14:textId="77777777" w:rsidR="000D0B0F" w:rsidRDefault="000D0B0F" w:rsidP="00745EEA">
      <w:pPr>
        <w:rPr>
          <w:ins w:id="48" w:author="Monica  Serrano" w:date="2022-05-20T15:28:00Z"/>
          <w:color w:val="808080"/>
        </w:rPr>
      </w:pPr>
    </w:p>
    <w:p w14:paraId="2D2D8D59" w14:textId="6B9AEE28" w:rsidR="009161D9" w:rsidRPr="00916D4E" w:rsidRDefault="009161D9" w:rsidP="009161D9">
      <w:pPr>
        <w:pStyle w:val="TituloTabla"/>
        <w:rPr>
          <w:ins w:id="49" w:author="Monica  Serrano" w:date="2022-05-20T15:53:00Z"/>
          <w:rFonts w:asciiTheme="minorHAnsi" w:hAnsiTheme="minorHAnsi" w:cstheme="minorHAnsi"/>
          <w:b w:val="0"/>
          <w:bCs/>
          <w:i/>
          <w:iCs/>
          <w:sz w:val="18"/>
          <w:szCs w:val="22"/>
        </w:rPr>
      </w:pPr>
      <w:ins w:id="50" w:author="Monica  Serrano" w:date="2022-05-20T15:53:00Z">
        <w:r w:rsidRPr="00916D4E">
          <w:rPr>
            <w:rFonts w:asciiTheme="minorHAnsi" w:hAnsiTheme="minorHAnsi" w:cstheme="minorHAnsi"/>
            <w:b w:val="0"/>
            <w:bCs/>
            <w:i/>
            <w:iCs/>
            <w:sz w:val="18"/>
            <w:szCs w:val="22"/>
          </w:rPr>
          <w:t xml:space="preserve">Figura </w:t>
        </w:r>
        <w:r>
          <w:rPr>
            <w:rFonts w:asciiTheme="minorHAnsi" w:hAnsiTheme="minorHAnsi" w:cstheme="minorHAnsi"/>
            <w:b w:val="0"/>
            <w:bCs/>
            <w:i/>
            <w:iCs/>
            <w:sz w:val="18"/>
            <w:szCs w:val="22"/>
          </w:rPr>
          <w:t>22</w:t>
        </w:r>
        <w:r w:rsidRPr="00916D4E">
          <w:rPr>
            <w:rFonts w:asciiTheme="minorHAnsi" w:hAnsiTheme="minorHAnsi" w:cstheme="minorHAnsi"/>
            <w:b w:val="0"/>
            <w:bCs/>
            <w:i/>
            <w:iCs/>
            <w:sz w:val="18"/>
            <w:szCs w:val="22"/>
          </w:rPr>
          <w:t xml:space="preserve">: </w:t>
        </w:r>
        <w:r>
          <w:rPr>
            <w:rFonts w:asciiTheme="minorHAnsi" w:hAnsiTheme="minorHAnsi" w:cstheme="minorHAnsi"/>
            <w:b w:val="0"/>
            <w:bCs/>
            <w:i/>
            <w:iCs/>
            <w:sz w:val="18"/>
            <w:szCs w:val="22"/>
          </w:rPr>
          <w:t>Ingreso a Plataforma</w:t>
        </w:r>
      </w:ins>
    </w:p>
    <w:p w14:paraId="7717CA43" w14:textId="750A127F" w:rsidR="00B84E94" w:rsidRDefault="00B84E94" w:rsidP="00745EEA">
      <w:pPr>
        <w:rPr>
          <w:ins w:id="51" w:author="Monica  Serrano" w:date="2022-05-20T15:28:00Z"/>
          <w:color w:val="808080"/>
        </w:rPr>
      </w:pPr>
    </w:p>
    <w:p w14:paraId="1E747AAA" w14:textId="2FF3F2E3" w:rsidR="00B84E94" w:rsidRDefault="00B84E94" w:rsidP="00745EEA">
      <w:pPr>
        <w:rPr>
          <w:ins w:id="52" w:author="Monica  Serrano" w:date="2022-05-20T15:28:00Z"/>
          <w:b/>
          <w:bCs/>
        </w:rPr>
      </w:pPr>
      <w:ins w:id="53" w:author="Monica  Serrano" w:date="2022-05-20T15:28:00Z">
        <w:r>
          <w:rPr>
            <w:noProof/>
            <w:color w:val="767171" w:themeColor="background2" w:themeShade="80"/>
          </w:rPr>
          <w:drawing>
            <wp:inline distT="0" distB="0" distL="0" distR="0" wp14:anchorId="669AE4C8" wp14:editId="5F47ACDD">
              <wp:extent cx="5058496" cy="1422400"/>
              <wp:effectExtent l="0" t="0" r="8890" b="635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63487" cy="1423803"/>
                      </a:xfrm>
                      <a:prstGeom prst="rect">
                        <a:avLst/>
                      </a:prstGeom>
                      <a:noFill/>
                      <a:ln>
                        <a:noFill/>
                      </a:ln>
                    </pic:spPr>
                  </pic:pic>
                </a:graphicData>
              </a:graphic>
            </wp:inline>
          </w:drawing>
        </w:r>
      </w:ins>
    </w:p>
    <w:p w14:paraId="12131A3B" w14:textId="77777777" w:rsidR="00055202" w:rsidRDefault="00055202" w:rsidP="00055202">
      <w:pPr>
        <w:pStyle w:val="Fuente"/>
        <w:spacing w:after="0"/>
        <w:rPr>
          <w:ins w:id="54" w:author="Monica  Serrano" w:date="2022-05-20T15:53:00Z"/>
          <w:rFonts w:asciiTheme="minorHAnsi" w:hAnsiTheme="minorHAnsi" w:cstheme="minorHAnsi"/>
          <w:i w:val="0"/>
          <w:iCs/>
          <w:sz w:val="18"/>
          <w:szCs w:val="22"/>
        </w:rPr>
        <w:pPrChange w:id="55" w:author="Monica  Serrano" w:date="2022-05-20T15:53:00Z">
          <w:pPr>
            <w:pStyle w:val="Fuente"/>
          </w:pPr>
        </w:pPrChange>
      </w:pPr>
    </w:p>
    <w:p w14:paraId="4C357FF7" w14:textId="5F7B23A3" w:rsidR="00B84E94" w:rsidRDefault="00B84E94" w:rsidP="00B84E94">
      <w:pPr>
        <w:pStyle w:val="Fuente"/>
        <w:rPr>
          <w:ins w:id="56" w:author="Monica  Serrano" w:date="2022-05-20T15:28:00Z"/>
          <w:rStyle w:val="Hipervnculo"/>
          <w:rFonts w:asciiTheme="minorHAnsi" w:hAnsiTheme="minorHAnsi" w:cstheme="minorHAnsi"/>
          <w:i w:val="0"/>
          <w:iCs/>
          <w:sz w:val="18"/>
          <w:szCs w:val="22"/>
        </w:rPr>
      </w:pPr>
      <w:ins w:id="57" w:author="Monica  Serrano" w:date="2022-05-20T15:28:00Z">
        <w:r w:rsidRPr="00916D4E">
          <w:rPr>
            <w:rFonts w:asciiTheme="minorHAnsi" w:hAnsiTheme="minorHAnsi" w:cstheme="minorHAnsi"/>
            <w:i w:val="0"/>
            <w:iCs/>
            <w:sz w:val="18"/>
            <w:szCs w:val="22"/>
          </w:rPr>
          <w:t xml:space="preserve">Fuente: </w:t>
        </w:r>
        <w:r>
          <w:rPr>
            <w:rFonts w:asciiTheme="minorHAnsi" w:hAnsiTheme="minorHAnsi" w:cstheme="minorHAnsi"/>
            <w:i w:val="0"/>
            <w:iCs/>
            <w:sz w:val="18"/>
            <w:szCs w:val="22"/>
          </w:rPr>
          <w:t xml:space="preserve">Plataforma Nacional de Toma de Muestras </w:t>
        </w:r>
        <w:r>
          <w:fldChar w:fldCharType="begin"/>
        </w:r>
        <w:r>
          <w:instrText xml:space="preserve"> HYPERLINK "https://tomademuestras.minsal.cl" </w:instrText>
        </w:r>
        <w:r>
          <w:fldChar w:fldCharType="separate"/>
        </w:r>
        <w:r w:rsidRPr="00C175E3">
          <w:rPr>
            <w:rStyle w:val="Hipervnculo"/>
            <w:rFonts w:asciiTheme="minorHAnsi" w:hAnsiTheme="minorHAnsi" w:cstheme="minorHAnsi"/>
            <w:i w:val="0"/>
            <w:iCs/>
            <w:sz w:val="18"/>
            <w:szCs w:val="22"/>
          </w:rPr>
          <w:t>https://tomademuestras.minsal.cl</w:t>
        </w:r>
        <w:r>
          <w:rPr>
            <w:rStyle w:val="Hipervnculo"/>
            <w:rFonts w:asciiTheme="minorHAnsi" w:hAnsiTheme="minorHAnsi" w:cstheme="minorHAnsi"/>
            <w:i w:val="0"/>
            <w:iCs/>
            <w:sz w:val="18"/>
            <w:szCs w:val="22"/>
          </w:rPr>
          <w:fldChar w:fldCharType="end"/>
        </w:r>
      </w:ins>
    </w:p>
    <w:p w14:paraId="6148DF23" w14:textId="5E07FE36" w:rsidR="000D0B0F" w:rsidDel="000D0B0F" w:rsidRDefault="000D0B0F" w:rsidP="00B84E94">
      <w:pPr>
        <w:pStyle w:val="Ttulo3"/>
        <w:rPr>
          <w:del w:id="58" w:author="Monica  Serrano" w:date="2022-05-20T15:34:00Z"/>
        </w:rPr>
      </w:pPr>
    </w:p>
    <w:p w14:paraId="20D34E0B" w14:textId="73B03608" w:rsidR="000D0B0F" w:rsidDel="000D0B0F" w:rsidRDefault="000D0B0F" w:rsidP="00B84E94">
      <w:pPr>
        <w:pStyle w:val="Ttulo3"/>
        <w:rPr>
          <w:del w:id="59" w:author="Monica  Serrano" w:date="2022-05-20T15:34:00Z"/>
        </w:rPr>
      </w:pPr>
    </w:p>
    <w:p w14:paraId="1BA049E7" w14:textId="4A15B7A2" w:rsidR="000D0B0F" w:rsidDel="000D0B0F" w:rsidRDefault="000D0B0F" w:rsidP="00B84E94">
      <w:pPr>
        <w:pStyle w:val="Ttulo3"/>
        <w:rPr>
          <w:del w:id="60" w:author="Monica  Serrano" w:date="2022-05-20T15:34:00Z"/>
        </w:rPr>
      </w:pPr>
    </w:p>
    <w:p w14:paraId="6557FE57" w14:textId="3E329CE4" w:rsidR="000D0B0F" w:rsidDel="000D0B0F" w:rsidRDefault="000D0B0F" w:rsidP="00B84E94">
      <w:pPr>
        <w:pStyle w:val="Ttulo3"/>
        <w:rPr>
          <w:del w:id="61" w:author="Monica  Serrano" w:date="2022-05-20T15:34:00Z"/>
        </w:rPr>
      </w:pPr>
    </w:p>
    <w:p w14:paraId="50F393A2" w14:textId="50A5152B" w:rsidR="000D0B0F" w:rsidRDefault="000D0B0F">
      <w:pPr>
        <w:spacing w:after="160" w:line="259" w:lineRule="auto"/>
        <w:jc w:val="left"/>
        <w:rPr>
          <w:ins w:id="62" w:author="Monica  Serrano" w:date="2022-05-20T15:34:00Z"/>
          <w:rFonts w:asciiTheme="minorHAnsi" w:eastAsiaTheme="majorEastAsia" w:hAnsiTheme="minorHAnsi" w:cstheme="majorBidi"/>
          <w:b/>
          <w:bCs/>
          <w:color w:val="2F5496" w:themeColor="accent1" w:themeShade="BF"/>
          <w:sz w:val="24"/>
          <w:szCs w:val="24"/>
        </w:rPr>
      </w:pPr>
      <w:ins w:id="63" w:author="Monica  Serrano" w:date="2022-05-20T15:34:00Z">
        <w:r>
          <w:br w:type="page"/>
        </w:r>
      </w:ins>
    </w:p>
    <w:p w14:paraId="70826011" w14:textId="471DFC2A" w:rsidR="00B84E94" w:rsidRDefault="00B84E94" w:rsidP="00B84E94">
      <w:pPr>
        <w:pStyle w:val="Ttulo3"/>
        <w:rPr>
          <w:ins w:id="64" w:author="Monica  Serrano" w:date="2022-05-20T15:29:00Z"/>
        </w:rPr>
      </w:pPr>
      <w:ins w:id="65" w:author="Monica  Serrano" w:date="2022-05-20T15:29:00Z">
        <w:r>
          <w:lastRenderedPageBreak/>
          <w:t>2.5.</w:t>
        </w:r>
        <w:r>
          <w:t>2</w:t>
        </w:r>
        <w:r>
          <w:t xml:space="preserve"> </w:t>
        </w:r>
        <w:r>
          <w:t>Campos Solicitados</w:t>
        </w:r>
      </w:ins>
    </w:p>
    <w:p w14:paraId="36494EBA" w14:textId="77777777" w:rsidR="00B84E94" w:rsidRPr="00B84E94" w:rsidRDefault="00B84E94" w:rsidP="00B84E94">
      <w:pPr>
        <w:rPr>
          <w:ins w:id="66" w:author="Monica  Serrano" w:date="2022-05-20T15:29:00Z"/>
        </w:rPr>
        <w:pPrChange w:id="67" w:author="Monica  Serrano" w:date="2022-05-20T15:29:00Z">
          <w:pPr>
            <w:pStyle w:val="Ttulo3"/>
          </w:pPr>
        </w:pPrChange>
      </w:pPr>
    </w:p>
    <w:p w14:paraId="0E3B46C6" w14:textId="372A94C4" w:rsidR="000D0B0F" w:rsidRDefault="00B84E94" w:rsidP="00B84E94">
      <w:pPr>
        <w:spacing w:line="276" w:lineRule="auto"/>
        <w:rPr>
          <w:ins w:id="68" w:author="Monica  Serrano" w:date="2022-05-20T15:34:00Z"/>
          <w:color w:val="808080"/>
        </w:rPr>
      </w:pPr>
      <w:ins w:id="69" w:author="Monica  Serrano" w:date="2022-05-20T15:29:00Z">
        <w:r w:rsidRPr="0054331C">
          <w:rPr>
            <w:color w:val="808080"/>
          </w:rPr>
          <w:t xml:space="preserve">Al seleccionar la sección de “Antígenos” se visualizarán los campos solicitados en la Planilla Base de toma de muestras, tal como lo indica la figura 7, detallando el nombre de la columna, el tipo de dato, la descripción de la columna y las diversas restricciones que cada una de ellas contenga, </w:t>
        </w:r>
        <w:r>
          <w:rPr>
            <w:color w:val="808080"/>
          </w:rPr>
          <w:t>especificando</w:t>
        </w:r>
        <w:r w:rsidRPr="0054331C">
          <w:rPr>
            <w:color w:val="808080"/>
          </w:rPr>
          <w:t xml:space="preserve"> si dicha columna es de carácter obligatorio u opcional.</w:t>
        </w:r>
      </w:ins>
    </w:p>
    <w:p w14:paraId="761F0AC7" w14:textId="22DB9E39" w:rsidR="000D0B0F" w:rsidRDefault="000D0B0F" w:rsidP="000D0B0F">
      <w:pPr>
        <w:pStyle w:val="TituloTabla"/>
        <w:rPr>
          <w:ins w:id="70" w:author="Monica  Serrano" w:date="2022-05-20T15:53:00Z"/>
          <w:rFonts w:asciiTheme="minorHAnsi" w:hAnsiTheme="minorHAnsi" w:cstheme="minorHAnsi"/>
          <w:b w:val="0"/>
          <w:bCs/>
          <w:i/>
          <w:iCs/>
          <w:sz w:val="18"/>
          <w:szCs w:val="22"/>
        </w:rPr>
      </w:pPr>
      <w:ins w:id="71" w:author="Monica  Serrano" w:date="2022-05-20T15:34:00Z">
        <w:r w:rsidRPr="00916D4E">
          <w:rPr>
            <w:rFonts w:asciiTheme="minorHAnsi" w:hAnsiTheme="minorHAnsi" w:cstheme="minorHAnsi"/>
            <w:b w:val="0"/>
            <w:bCs/>
            <w:i/>
            <w:iCs/>
            <w:sz w:val="18"/>
            <w:szCs w:val="22"/>
          </w:rPr>
          <w:t xml:space="preserve">Figura </w:t>
        </w:r>
      </w:ins>
      <w:ins w:id="72" w:author="Monica  Serrano" w:date="2022-05-20T15:53:00Z">
        <w:r w:rsidR="00055202">
          <w:rPr>
            <w:rFonts w:asciiTheme="minorHAnsi" w:hAnsiTheme="minorHAnsi" w:cstheme="minorHAnsi"/>
            <w:b w:val="0"/>
            <w:bCs/>
            <w:i/>
            <w:iCs/>
            <w:sz w:val="18"/>
            <w:szCs w:val="22"/>
          </w:rPr>
          <w:t>23</w:t>
        </w:r>
      </w:ins>
      <w:ins w:id="73" w:author="Monica  Serrano" w:date="2022-05-20T15:34:00Z">
        <w:r w:rsidRPr="00916D4E">
          <w:rPr>
            <w:rFonts w:asciiTheme="minorHAnsi" w:hAnsiTheme="minorHAnsi" w:cstheme="minorHAnsi"/>
            <w:b w:val="0"/>
            <w:bCs/>
            <w:i/>
            <w:iCs/>
            <w:sz w:val="18"/>
            <w:szCs w:val="22"/>
          </w:rPr>
          <w:t xml:space="preserve">: </w:t>
        </w:r>
        <w:r>
          <w:rPr>
            <w:rFonts w:asciiTheme="minorHAnsi" w:hAnsiTheme="minorHAnsi" w:cstheme="minorHAnsi"/>
            <w:b w:val="0"/>
            <w:bCs/>
            <w:i/>
            <w:iCs/>
            <w:sz w:val="18"/>
            <w:szCs w:val="22"/>
          </w:rPr>
          <w:t>Campos Solicitados</w:t>
        </w:r>
      </w:ins>
    </w:p>
    <w:p w14:paraId="607149FB" w14:textId="77777777" w:rsidR="00055202" w:rsidRPr="00055202" w:rsidRDefault="00055202" w:rsidP="00055202">
      <w:pPr>
        <w:rPr>
          <w:ins w:id="74" w:author="Monica  Serrano" w:date="2022-05-20T15:34:00Z"/>
          <w:lang w:val="es-MX" w:eastAsia="es-MX"/>
          <w:rPrChange w:id="75" w:author="Monica  Serrano" w:date="2022-05-20T15:53:00Z">
            <w:rPr>
              <w:ins w:id="76" w:author="Monica  Serrano" w:date="2022-05-20T15:34:00Z"/>
              <w:rFonts w:asciiTheme="minorHAnsi" w:hAnsiTheme="minorHAnsi" w:cstheme="minorHAnsi"/>
              <w:b w:val="0"/>
              <w:bCs/>
              <w:i/>
              <w:iCs/>
              <w:sz w:val="18"/>
              <w:szCs w:val="22"/>
            </w:rPr>
          </w:rPrChange>
        </w:rPr>
        <w:pPrChange w:id="77" w:author="Monica  Serrano" w:date="2022-05-20T15:53:00Z">
          <w:pPr>
            <w:pStyle w:val="TituloTabla"/>
          </w:pPr>
        </w:pPrChange>
      </w:pPr>
    </w:p>
    <w:p w14:paraId="44859EEB" w14:textId="61E309AB" w:rsidR="000D0B0F" w:rsidRDefault="000D0B0F" w:rsidP="00B84E94">
      <w:pPr>
        <w:spacing w:line="276" w:lineRule="auto"/>
        <w:rPr>
          <w:ins w:id="78" w:author="Monica  Serrano" w:date="2022-05-20T15:33:00Z"/>
          <w:color w:val="808080"/>
        </w:rPr>
      </w:pPr>
      <w:ins w:id="79" w:author="Monica  Serrano" w:date="2022-05-20T15:35:00Z">
        <w:r>
          <w:rPr>
            <w:noProof/>
            <w:color w:val="2E75B5"/>
          </w:rPr>
          <w:drawing>
            <wp:inline distT="0" distB="0" distL="0" distR="0" wp14:anchorId="5DF6D92F" wp14:editId="1741A2AF">
              <wp:extent cx="5612130" cy="5753100"/>
              <wp:effectExtent l="0" t="0" r="7620" b="0"/>
              <wp:docPr id="10" name="Imagen 10"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abla&#10;&#10;Descripción generada automáticament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612130" cy="5753100"/>
                      </a:xfrm>
                      <a:prstGeom prst="rect">
                        <a:avLst/>
                      </a:prstGeom>
                      <a:noFill/>
                      <a:ln>
                        <a:noFill/>
                      </a:ln>
                    </pic:spPr>
                  </pic:pic>
                </a:graphicData>
              </a:graphic>
            </wp:inline>
          </w:drawing>
        </w:r>
      </w:ins>
    </w:p>
    <w:p w14:paraId="0BA68D2C" w14:textId="77777777" w:rsidR="000D0B0F" w:rsidRDefault="000D0B0F" w:rsidP="000D0B0F">
      <w:pPr>
        <w:pStyle w:val="Fuente"/>
        <w:rPr>
          <w:ins w:id="80" w:author="Monica  Serrano" w:date="2022-05-20T15:35:00Z"/>
          <w:rFonts w:asciiTheme="minorHAnsi" w:hAnsiTheme="minorHAnsi" w:cstheme="minorHAnsi"/>
          <w:i w:val="0"/>
          <w:iCs/>
          <w:sz w:val="18"/>
          <w:szCs w:val="22"/>
        </w:rPr>
      </w:pPr>
      <w:ins w:id="81" w:author="Monica  Serrano" w:date="2022-05-20T15:35:00Z">
        <w:r w:rsidRPr="00916D4E">
          <w:rPr>
            <w:rFonts w:asciiTheme="minorHAnsi" w:hAnsiTheme="minorHAnsi" w:cstheme="minorHAnsi"/>
            <w:i w:val="0"/>
            <w:iCs/>
            <w:sz w:val="18"/>
            <w:szCs w:val="22"/>
          </w:rPr>
          <w:t xml:space="preserve">Fuente: </w:t>
        </w:r>
        <w:r>
          <w:rPr>
            <w:rFonts w:asciiTheme="minorHAnsi" w:hAnsiTheme="minorHAnsi" w:cstheme="minorHAnsi"/>
            <w:i w:val="0"/>
            <w:iCs/>
            <w:sz w:val="18"/>
            <w:szCs w:val="22"/>
          </w:rPr>
          <w:t xml:space="preserve">Plataforma Nacional de Toma de Muestras </w:t>
        </w:r>
        <w:r>
          <w:fldChar w:fldCharType="begin"/>
        </w:r>
        <w:r>
          <w:instrText xml:space="preserve"> HYPERLINK "https://tomademuestras.minsal.cl" </w:instrText>
        </w:r>
        <w:r>
          <w:fldChar w:fldCharType="separate"/>
        </w:r>
        <w:r w:rsidRPr="00C175E3">
          <w:rPr>
            <w:rStyle w:val="Hipervnculo"/>
            <w:rFonts w:asciiTheme="minorHAnsi" w:hAnsiTheme="minorHAnsi" w:cstheme="minorHAnsi"/>
            <w:i w:val="0"/>
            <w:iCs/>
            <w:sz w:val="18"/>
            <w:szCs w:val="22"/>
          </w:rPr>
          <w:t>https://tomademuestras.minsal.cl</w:t>
        </w:r>
        <w:r>
          <w:rPr>
            <w:rStyle w:val="Hipervnculo"/>
            <w:rFonts w:asciiTheme="minorHAnsi" w:hAnsiTheme="minorHAnsi" w:cstheme="minorHAnsi"/>
            <w:i w:val="0"/>
            <w:iCs/>
            <w:sz w:val="18"/>
            <w:szCs w:val="22"/>
          </w:rPr>
          <w:fldChar w:fldCharType="end"/>
        </w:r>
      </w:ins>
    </w:p>
    <w:p w14:paraId="258BD1A9" w14:textId="0BA7C2BB" w:rsidR="000D0B0F" w:rsidRDefault="000D0B0F" w:rsidP="00B84E94">
      <w:pPr>
        <w:spacing w:line="276" w:lineRule="auto"/>
        <w:rPr>
          <w:ins w:id="82" w:author="Monica  Serrano" w:date="2022-05-20T15:33:00Z"/>
          <w:color w:val="808080"/>
        </w:rPr>
      </w:pPr>
    </w:p>
    <w:p w14:paraId="5871062C" w14:textId="3D00C611" w:rsidR="000D0B0F" w:rsidRDefault="000D0B0F" w:rsidP="000D0B0F">
      <w:pPr>
        <w:pStyle w:val="Ttulo3"/>
        <w:rPr>
          <w:ins w:id="83" w:author="Monica  Serrano" w:date="2022-05-20T15:36:00Z"/>
        </w:rPr>
      </w:pPr>
      <w:ins w:id="84" w:author="Monica  Serrano" w:date="2022-05-20T15:35:00Z">
        <w:r>
          <w:lastRenderedPageBreak/>
          <w:t>2.5.</w:t>
        </w:r>
        <w:r>
          <w:t>3</w:t>
        </w:r>
        <w:r>
          <w:t xml:space="preserve"> </w:t>
        </w:r>
        <w:r w:rsidRPr="000D0B0F">
          <w:rPr>
            <w:rPrChange w:id="85" w:author="Monica  Serrano" w:date="2022-05-20T15:35:00Z">
              <w:rPr>
                <w:color w:val="2E75B5"/>
              </w:rPr>
            </w:rPrChange>
          </w:rPr>
          <w:t>Descarga de Planilla Base</w:t>
        </w:r>
      </w:ins>
    </w:p>
    <w:p w14:paraId="61BB42C8" w14:textId="77777777" w:rsidR="000D0B0F" w:rsidRPr="000D0B0F" w:rsidRDefault="000D0B0F" w:rsidP="000D0B0F">
      <w:pPr>
        <w:rPr>
          <w:ins w:id="86" w:author="Monica  Serrano" w:date="2022-05-20T15:35:00Z"/>
        </w:rPr>
        <w:pPrChange w:id="87" w:author="Monica  Serrano" w:date="2022-05-20T15:36:00Z">
          <w:pPr>
            <w:pStyle w:val="Ttulo3"/>
          </w:pPr>
        </w:pPrChange>
      </w:pPr>
    </w:p>
    <w:p w14:paraId="4B5BD240" w14:textId="77777777" w:rsidR="000D0B0F" w:rsidRPr="000262F8" w:rsidRDefault="000D0B0F" w:rsidP="000D0B0F">
      <w:pPr>
        <w:spacing w:line="276" w:lineRule="auto"/>
        <w:rPr>
          <w:ins w:id="88" w:author="Monica  Serrano" w:date="2022-05-20T15:35:00Z"/>
          <w:color w:val="808080"/>
        </w:rPr>
      </w:pPr>
      <w:ins w:id="89" w:author="Monica  Serrano" w:date="2022-05-20T15:35:00Z">
        <w:r w:rsidRPr="000262F8">
          <w:rPr>
            <w:color w:val="808080"/>
          </w:rPr>
          <w:t xml:space="preserve">Para descargar la Planilla Base, deberá hacer </w:t>
        </w:r>
        <w:proofErr w:type="spellStart"/>
        <w:proofErr w:type="gramStart"/>
        <w:r w:rsidRPr="000262F8">
          <w:rPr>
            <w:color w:val="808080"/>
          </w:rPr>
          <w:t>click</w:t>
        </w:r>
        <w:proofErr w:type="spellEnd"/>
        <w:proofErr w:type="gramEnd"/>
        <w:r w:rsidRPr="000262F8">
          <w:rPr>
            <w:color w:val="808080"/>
          </w:rPr>
          <w:t xml:space="preserve"> en el botón “Descargar base”, ubicado bajo la descripción de los campos anteriormente visualizados e indicad</w:t>
        </w:r>
        <w:r>
          <w:rPr>
            <w:color w:val="808080"/>
          </w:rPr>
          <w:t>o</w:t>
        </w:r>
        <w:r w:rsidRPr="000262F8">
          <w:rPr>
            <w:color w:val="808080"/>
          </w:rPr>
          <w:t xml:space="preserve"> en la figura 8. Una vez realizada esta acción, descargar en formato Excel la planilla con los campos solicitados.</w:t>
        </w:r>
      </w:ins>
    </w:p>
    <w:p w14:paraId="20D692A8" w14:textId="451D6DE1" w:rsidR="000D0B0F" w:rsidRDefault="000D0B0F" w:rsidP="000D0B0F">
      <w:pPr>
        <w:pStyle w:val="TituloTabla"/>
        <w:rPr>
          <w:ins w:id="90" w:author="Monica  Serrano" w:date="2022-05-20T15:36:00Z"/>
          <w:rFonts w:asciiTheme="minorHAnsi" w:hAnsiTheme="minorHAnsi" w:cstheme="minorHAnsi"/>
          <w:b w:val="0"/>
          <w:bCs/>
          <w:i/>
          <w:iCs/>
          <w:sz w:val="18"/>
          <w:szCs w:val="22"/>
        </w:rPr>
      </w:pPr>
      <w:ins w:id="91" w:author="Monica  Serrano" w:date="2022-05-20T15:36:00Z">
        <w:r w:rsidRPr="00916D4E">
          <w:rPr>
            <w:rFonts w:asciiTheme="minorHAnsi" w:hAnsiTheme="minorHAnsi" w:cstheme="minorHAnsi"/>
            <w:b w:val="0"/>
            <w:bCs/>
            <w:i/>
            <w:iCs/>
            <w:sz w:val="18"/>
            <w:szCs w:val="22"/>
          </w:rPr>
          <w:t>Figura</w:t>
        </w:r>
      </w:ins>
      <w:ins w:id="92" w:author="Monica  Serrano" w:date="2022-05-20T15:54:00Z">
        <w:r w:rsidR="00055202">
          <w:rPr>
            <w:rFonts w:asciiTheme="minorHAnsi" w:hAnsiTheme="minorHAnsi" w:cstheme="minorHAnsi"/>
            <w:b w:val="0"/>
            <w:bCs/>
            <w:i/>
            <w:iCs/>
            <w:sz w:val="18"/>
            <w:szCs w:val="22"/>
          </w:rPr>
          <w:t xml:space="preserve"> 24</w:t>
        </w:r>
      </w:ins>
      <w:ins w:id="93" w:author="Monica  Serrano" w:date="2022-05-20T15:36:00Z">
        <w:r w:rsidRPr="00916D4E">
          <w:rPr>
            <w:rFonts w:asciiTheme="minorHAnsi" w:hAnsiTheme="minorHAnsi" w:cstheme="minorHAnsi"/>
            <w:b w:val="0"/>
            <w:bCs/>
            <w:i/>
            <w:iCs/>
            <w:sz w:val="18"/>
            <w:szCs w:val="22"/>
          </w:rPr>
          <w:t xml:space="preserve">: </w:t>
        </w:r>
        <w:r>
          <w:rPr>
            <w:rFonts w:asciiTheme="minorHAnsi" w:hAnsiTheme="minorHAnsi" w:cstheme="minorHAnsi"/>
            <w:b w:val="0"/>
            <w:bCs/>
            <w:i/>
            <w:iCs/>
            <w:sz w:val="18"/>
            <w:szCs w:val="22"/>
          </w:rPr>
          <w:t>Descarga de Planilla Base</w:t>
        </w:r>
      </w:ins>
    </w:p>
    <w:p w14:paraId="08460869" w14:textId="5ABCDF11" w:rsidR="000D0B0F" w:rsidRDefault="000D0B0F" w:rsidP="000D0B0F">
      <w:pPr>
        <w:pStyle w:val="Fuente"/>
        <w:rPr>
          <w:ins w:id="94" w:author="Monica  Serrano" w:date="2022-05-20T15:36:00Z"/>
          <w:rFonts w:asciiTheme="minorHAnsi" w:hAnsiTheme="minorHAnsi" w:cstheme="minorHAnsi"/>
          <w:i w:val="0"/>
          <w:iCs/>
          <w:sz w:val="18"/>
          <w:szCs w:val="22"/>
        </w:rPr>
      </w:pPr>
      <w:ins w:id="95" w:author="Monica  Serrano" w:date="2022-05-20T15:36:00Z">
        <w:r>
          <w:rPr>
            <w:noProof/>
            <w:color w:val="2E75B5"/>
          </w:rPr>
          <w:drawing>
            <wp:inline distT="0" distB="0" distL="0" distR="0" wp14:anchorId="1A8B643E" wp14:editId="7091646E">
              <wp:extent cx="5608320" cy="1348740"/>
              <wp:effectExtent l="0" t="0" r="0" b="381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08320" cy="1348740"/>
                      </a:xfrm>
                      <a:prstGeom prst="rect">
                        <a:avLst/>
                      </a:prstGeom>
                      <a:noFill/>
                      <a:ln>
                        <a:noFill/>
                      </a:ln>
                    </pic:spPr>
                  </pic:pic>
                </a:graphicData>
              </a:graphic>
            </wp:inline>
          </w:drawing>
        </w:r>
        <w:r w:rsidRPr="000D0B0F">
          <w:rPr>
            <w:rFonts w:asciiTheme="minorHAnsi" w:hAnsiTheme="minorHAnsi" w:cstheme="minorHAnsi"/>
            <w:i w:val="0"/>
            <w:iCs/>
            <w:sz w:val="18"/>
            <w:szCs w:val="22"/>
          </w:rPr>
          <w:t xml:space="preserve"> </w:t>
        </w:r>
        <w:r w:rsidRPr="00916D4E">
          <w:rPr>
            <w:rFonts w:asciiTheme="minorHAnsi" w:hAnsiTheme="minorHAnsi" w:cstheme="minorHAnsi"/>
            <w:i w:val="0"/>
            <w:iCs/>
            <w:sz w:val="18"/>
            <w:szCs w:val="22"/>
          </w:rPr>
          <w:t xml:space="preserve">Fuente: </w:t>
        </w:r>
        <w:r>
          <w:rPr>
            <w:rFonts w:asciiTheme="minorHAnsi" w:hAnsiTheme="minorHAnsi" w:cstheme="minorHAnsi"/>
            <w:i w:val="0"/>
            <w:iCs/>
            <w:sz w:val="18"/>
            <w:szCs w:val="22"/>
          </w:rPr>
          <w:t xml:space="preserve">Plataforma Nacional de Toma de Muestras </w:t>
        </w:r>
        <w:r>
          <w:fldChar w:fldCharType="begin"/>
        </w:r>
        <w:r>
          <w:instrText xml:space="preserve"> HYPERLINK "https://tomademuestras.minsal.cl" </w:instrText>
        </w:r>
        <w:r>
          <w:fldChar w:fldCharType="separate"/>
        </w:r>
        <w:r w:rsidRPr="00C175E3">
          <w:rPr>
            <w:rStyle w:val="Hipervnculo"/>
            <w:rFonts w:asciiTheme="minorHAnsi" w:hAnsiTheme="minorHAnsi" w:cstheme="minorHAnsi"/>
            <w:i w:val="0"/>
            <w:iCs/>
            <w:sz w:val="18"/>
            <w:szCs w:val="22"/>
          </w:rPr>
          <w:t>https://tomademuestras.minsal.cl</w:t>
        </w:r>
        <w:r>
          <w:rPr>
            <w:rStyle w:val="Hipervnculo"/>
            <w:rFonts w:asciiTheme="minorHAnsi" w:hAnsiTheme="minorHAnsi" w:cstheme="minorHAnsi"/>
            <w:i w:val="0"/>
            <w:iCs/>
            <w:sz w:val="18"/>
            <w:szCs w:val="22"/>
          </w:rPr>
          <w:fldChar w:fldCharType="end"/>
        </w:r>
      </w:ins>
    </w:p>
    <w:p w14:paraId="63584934" w14:textId="0A212A2A" w:rsidR="000D0B0F" w:rsidRDefault="000D0B0F" w:rsidP="000D0B0F">
      <w:pPr>
        <w:pStyle w:val="Ttulo3"/>
        <w:rPr>
          <w:ins w:id="96" w:author="Monica  Serrano" w:date="2022-05-20T15:37:00Z"/>
        </w:rPr>
      </w:pPr>
      <w:ins w:id="97" w:author="Monica  Serrano" w:date="2022-05-20T15:36:00Z">
        <w:r>
          <w:t>2.5.</w:t>
        </w:r>
        <w:r>
          <w:t>4</w:t>
        </w:r>
        <w:r>
          <w:t xml:space="preserve"> </w:t>
        </w:r>
        <w:r w:rsidRPr="000D0B0F">
          <w:rPr>
            <w:rPrChange w:id="98" w:author="Monica  Serrano" w:date="2022-05-20T15:36:00Z">
              <w:rPr>
                <w:color w:val="2E75B5"/>
              </w:rPr>
            </w:rPrChange>
          </w:rPr>
          <w:t>Ingreso de Información en Planilla Base</w:t>
        </w:r>
      </w:ins>
    </w:p>
    <w:p w14:paraId="355B4096" w14:textId="77777777" w:rsidR="000D0B0F" w:rsidRPr="000D0B0F" w:rsidRDefault="000D0B0F" w:rsidP="000D0B0F">
      <w:pPr>
        <w:rPr>
          <w:ins w:id="99" w:author="Monica  Serrano" w:date="2022-05-20T15:36:00Z"/>
        </w:rPr>
        <w:pPrChange w:id="100" w:author="Monica  Serrano" w:date="2022-05-20T15:37:00Z">
          <w:pPr>
            <w:pStyle w:val="Ttulo3"/>
          </w:pPr>
        </w:pPrChange>
      </w:pPr>
    </w:p>
    <w:p w14:paraId="6117FD72" w14:textId="09996CD9" w:rsidR="000D0B0F" w:rsidRDefault="000D0B0F" w:rsidP="000D0B0F">
      <w:pPr>
        <w:spacing w:line="276" w:lineRule="auto"/>
        <w:rPr>
          <w:ins w:id="101" w:author="Monica  Serrano" w:date="2022-05-20T15:37:00Z"/>
          <w:color w:val="808080"/>
        </w:rPr>
      </w:pPr>
      <w:ins w:id="102" w:author="Monica  Serrano" w:date="2022-05-20T15:37:00Z">
        <w:r w:rsidRPr="000262F8">
          <w:rPr>
            <w:color w:val="808080"/>
          </w:rPr>
          <w:t>Descargada la Planilla Base, se deberán ingresar los campos solicitados desde la Fila 2 del archivo Excel, indicando al menos todos los datos obligatorios descritos en la sección “4.3. Campos Solicitados”.</w:t>
        </w:r>
      </w:ins>
    </w:p>
    <w:p w14:paraId="3CB62EFC" w14:textId="4E5A5BAE" w:rsidR="00E50A69" w:rsidRDefault="00E50A69" w:rsidP="00E50A69">
      <w:pPr>
        <w:pStyle w:val="TituloTabla"/>
        <w:rPr>
          <w:ins w:id="103" w:author="Monica  Serrano" w:date="2022-05-20T15:54:00Z"/>
          <w:rFonts w:asciiTheme="minorHAnsi" w:hAnsiTheme="minorHAnsi" w:cstheme="minorHAnsi"/>
          <w:b w:val="0"/>
          <w:bCs/>
          <w:i/>
          <w:iCs/>
          <w:sz w:val="18"/>
          <w:szCs w:val="22"/>
        </w:rPr>
      </w:pPr>
      <w:ins w:id="104" w:author="Monica  Serrano" w:date="2022-05-20T15:37:00Z">
        <w:r w:rsidRPr="00916D4E">
          <w:rPr>
            <w:rFonts w:asciiTheme="minorHAnsi" w:hAnsiTheme="minorHAnsi" w:cstheme="minorHAnsi"/>
            <w:b w:val="0"/>
            <w:bCs/>
            <w:i/>
            <w:iCs/>
            <w:sz w:val="18"/>
            <w:szCs w:val="22"/>
          </w:rPr>
          <w:t xml:space="preserve">Figura </w:t>
        </w:r>
      </w:ins>
      <w:ins w:id="105" w:author="Monica  Serrano" w:date="2022-05-20T15:54:00Z">
        <w:r w:rsidR="00055202">
          <w:rPr>
            <w:rFonts w:asciiTheme="minorHAnsi" w:hAnsiTheme="minorHAnsi" w:cstheme="minorHAnsi"/>
            <w:b w:val="0"/>
            <w:bCs/>
            <w:i/>
            <w:iCs/>
            <w:sz w:val="18"/>
            <w:szCs w:val="22"/>
          </w:rPr>
          <w:t>25</w:t>
        </w:r>
      </w:ins>
      <w:ins w:id="106" w:author="Monica  Serrano" w:date="2022-05-20T15:37:00Z">
        <w:r w:rsidRPr="00916D4E">
          <w:rPr>
            <w:rFonts w:asciiTheme="minorHAnsi" w:hAnsiTheme="minorHAnsi" w:cstheme="minorHAnsi"/>
            <w:b w:val="0"/>
            <w:bCs/>
            <w:i/>
            <w:iCs/>
            <w:sz w:val="18"/>
            <w:szCs w:val="22"/>
          </w:rPr>
          <w:t xml:space="preserve">: </w:t>
        </w:r>
        <w:r>
          <w:rPr>
            <w:rFonts w:asciiTheme="minorHAnsi" w:hAnsiTheme="minorHAnsi" w:cstheme="minorHAnsi"/>
            <w:b w:val="0"/>
            <w:bCs/>
            <w:i/>
            <w:iCs/>
            <w:sz w:val="18"/>
            <w:szCs w:val="22"/>
          </w:rPr>
          <w:t>Ingreso de Información en Planilla Base</w:t>
        </w:r>
      </w:ins>
    </w:p>
    <w:p w14:paraId="7B7BFC7F" w14:textId="77777777" w:rsidR="00055202" w:rsidRPr="00055202" w:rsidRDefault="00055202" w:rsidP="00055202">
      <w:pPr>
        <w:rPr>
          <w:ins w:id="107" w:author="Monica  Serrano" w:date="2022-05-20T15:37:00Z"/>
          <w:lang w:val="es-MX" w:eastAsia="es-MX"/>
          <w:rPrChange w:id="108" w:author="Monica  Serrano" w:date="2022-05-20T15:54:00Z">
            <w:rPr>
              <w:ins w:id="109" w:author="Monica  Serrano" w:date="2022-05-20T15:37:00Z"/>
              <w:rFonts w:asciiTheme="minorHAnsi" w:hAnsiTheme="minorHAnsi" w:cstheme="minorHAnsi"/>
              <w:b w:val="0"/>
              <w:bCs/>
              <w:i/>
              <w:iCs/>
              <w:sz w:val="18"/>
              <w:szCs w:val="22"/>
            </w:rPr>
          </w:rPrChange>
        </w:rPr>
        <w:pPrChange w:id="110" w:author="Monica  Serrano" w:date="2022-05-20T15:54:00Z">
          <w:pPr>
            <w:pStyle w:val="TituloTabla"/>
          </w:pPr>
        </w:pPrChange>
      </w:pPr>
    </w:p>
    <w:p w14:paraId="5DF183E4" w14:textId="6E058DEA" w:rsidR="00E50A69" w:rsidRDefault="00E50A69" w:rsidP="000D0B0F">
      <w:pPr>
        <w:spacing w:line="276" w:lineRule="auto"/>
        <w:rPr>
          <w:ins w:id="111" w:author="Monica  Serrano" w:date="2022-05-20T15:37:00Z"/>
          <w:color w:val="808080"/>
        </w:rPr>
      </w:pPr>
      <w:ins w:id="112" w:author="Monica  Serrano" w:date="2022-05-20T15:37:00Z">
        <w:r>
          <w:rPr>
            <w:noProof/>
            <w:color w:val="2E75B5"/>
          </w:rPr>
          <w:drawing>
            <wp:inline distT="0" distB="0" distL="0" distR="0" wp14:anchorId="214B608F" wp14:editId="389B888E">
              <wp:extent cx="5612130" cy="1854599"/>
              <wp:effectExtent l="0" t="0" r="7620" b="0"/>
              <wp:docPr id="44" name="Imagen 4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10;&#10;Descripción generada automáticamen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12130" cy="1854599"/>
                      </a:xfrm>
                      <a:prstGeom prst="rect">
                        <a:avLst/>
                      </a:prstGeom>
                      <a:noFill/>
                      <a:ln>
                        <a:noFill/>
                      </a:ln>
                    </pic:spPr>
                  </pic:pic>
                </a:graphicData>
              </a:graphic>
            </wp:inline>
          </w:drawing>
        </w:r>
      </w:ins>
    </w:p>
    <w:p w14:paraId="7A55BF1E" w14:textId="77777777" w:rsidR="00055202" w:rsidRDefault="00055202" w:rsidP="00055202">
      <w:pPr>
        <w:pStyle w:val="Fuente"/>
        <w:spacing w:after="0"/>
        <w:rPr>
          <w:ins w:id="113" w:author="Monica  Serrano" w:date="2022-05-20T15:54:00Z"/>
          <w:rFonts w:asciiTheme="minorHAnsi" w:hAnsiTheme="minorHAnsi" w:cstheme="minorHAnsi"/>
          <w:i w:val="0"/>
          <w:iCs/>
          <w:sz w:val="18"/>
          <w:szCs w:val="22"/>
        </w:rPr>
        <w:pPrChange w:id="114" w:author="Monica  Serrano" w:date="2022-05-20T15:54:00Z">
          <w:pPr>
            <w:pStyle w:val="Fuente"/>
          </w:pPr>
        </w:pPrChange>
      </w:pPr>
    </w:p>
    <w:p w14:paraId="29A889A1" w14:textId="2AB4EF86" w:rsidR="00E50A69" w:rsidRDefault="00E50A69" w:rsidP="00E50A69">
      <w:pPr>
        <w:pStyle w:val="Fuente"/>
        <w:rPr>
          <w:ins w:id="115" w:author="Monica  Serrano" w:date="2022-05-20T15:37:00Z"/>
          <w:rFonts w:asciiTheme="minorHAnsi" w:hAnsiTheme="minorHAnsi" w:cstheme="minorHAnsi"/>
          <w:i w:val="0"/>
          <w:iCs/>
          <w:sz w:val="18"/>
          <w:szCs w:val="22"/>
        </w:rPr>
      </w:pPr>
      <w:ins w:id="116" w:author="Monica  Serrano" w:date="2022-05-20T15:37:00Z">
        <w:r w:rsidRPr="00916D4E">
          <w:rPr>
            <w:rFonts w:asciiTheme="minorHAnsi" w:hAnsiTheme="minorHAnsi" w:cstheme="minorHAnsi"/>
            <w:i w:val="0"/>
            <w:iCs/>
            <w:sz w:val="18"/>
            <w:szCs w:val="22"/>
          </w:rPr>
          <w:t xml:space="preserve">Fuente: </w:t>
        </w:r>
        <w:r>
          <w:rPr>
            <w:rFonts w:asciiTheme="minorHAnsi" w:hAnsiTheme="minorHAnsi" w:cstheme="minorHAnsi"/>
            <w:i w:val="0"/>
            <w:iCs/>
            <w:sz w:val="18"/>
            <w:szCs w:val="22"/>
          </w:rPr>
          <w:t xml:space="preserve">Planilla Base en formato Excel descargada desde </w:t>
        </w:r>
        <w:r>
          <w:fldChar w:fldCharType="begin"/>
        </w:r>
        <w:r>
          <w:instrText xml:space="preserve"> HYPERLINK "https://tomademuestras.minsal.cl" </w:instrText>
        </w:r>
        <w:r>
          <w:fldChar w:fldCharType="separate"/>
        </w:r>
        <w:r w:rsidRPr="00C175E3">
          <w:rPr>
            <w:rStyle w:val="Hipervnculo"/>
            <w:rFonts w:asciiTheme="minorHAnsi" w:hAnsiTheme="minorHAnsi" w:cstheme="minorHAnsi"/>
            <w:i w:val="0"/>
            <w:iCs/>
            <w:sz w:val="18"/>
            <w:szCs w:val="22"/>
          </w:rPr>
          <w:t>https://tomademuestras.minsal.cl</w:t>
        </w:r>
        <w:r>
          <w:rPr>
            <w:rStyle w:val="Hipervnculo"/>
            <w:rFonts w:asciiTheme="minorHAnsi" w:hAnsiTheme="minorHAnsi" w:cstheme="minorHAnsi"/>
            <w:i w:val="0"/>
            <w:iCs/>
            <w:sz w:val="18"/>
            <w:szCs w:val="22"/>
          </w:rPr>
          <w:fldChar w:fldCharType="end"/>
        </w:r>
      </w:ins>
    </w:p>
    <w:p w14:paraId="66222CD6" w14:textId="77777777" w:rsidR="00E50A69" w:rsidRDefault="00E50A69" w:rsidP="000D0B0F">
      <w:pPr>
        <w:spacing w:line="276" w:lineRule="auto"/>
        <w:rPr>
          <w:ins w:id="117" w:author="Monica  Serrano" w:date="2022-05-20T15:37:00Z"/>
          <w:color w:val="808080"/>
        </w:rPr>
      </w:pPr>
    </w:p>
    <w:p w14:paraId="7A308464" w14:textId="73734774" w:rsidR="00E50A69" w:rsidRDefault="00E50A69" w:rsidP="00E50A69">
      <w:pPr>
        <w:pStyle w:val="Ttulo3"/>
        <w:rPr>
          <w:ins w:id="118" w:author="Monica  Serrano" w:date="2022-05-20T15:38:00Z"/>
        </w:rPr>
      </w:pPr>
      <w:ins w:id="119" w:author="Monica  Serrano" w:date="2022-05-20T15:37:00Z">
        <w:r>
          <w:t>2.5.</w:t>
        </w:r>
      </w:ins>
      <w:ins w:id="120" w:author="Monica  Serrano" w:date="2022-05-20T15:38:00Z">
        <w:r>
          <w:t>5 Carga de Muestra</w:t>
        </w:r>
      </w:ins>
    </w:p>
    <w:p w14:paraId="28891212" w14:textId="1B7F92AE" w:rsidR="00E50A69" w:rsidRDefault="00E50A69" w:rsidP="00E50A69">
      <w:pPr>
        <w:rPr>
          <w:ins w:id="121" w:author="Monica  Serrano" w:date="2022-05-20T15:38:00Z"/>
        </w:rPr>
      </w:pPr>
    </w:p>
    <w:p w14:paraId="21D9DB65" w14:textId="77777777" w:rsidR="00E50A69" w:rsidRPr="0005710A" w:rsidRDefault="00E50A69" w:rsidP="00E50A69">
      <w:pPr>
        <w:spacing w:line="276" w:lineRule="auto"/>
        <w:rPr>
          <w:ins w:id="122" w:author="Monica  Serrano" w:date="2022-05-20T15:38:00Z"/>
          <w:color w:val="808080"/>
        </w:rPr>
      </w:pPr>
      <w:ins w:id="123" w:author="Monica  Serrano" w:date="2022-05-20T15:38:00Z">
        <w:r w:rsidRPr="0005710A">
          <w:rPr>
            <w:color w:val="808080"/>
          </w:rPr>
          <w:t>Luego de haber ingresado las muestras realizadas junto a los campos requeridos, deberá guardarse el archivo Excel y seleccionarse en el botón “Seleccionar archivo”, habilitándose de esta manera la opción de seleccionar el archivo deseado. Una vez realizada esta opción, deberá seleccionar el botón “Subir archivo”, esto para subir el archivo de forma satisfactoria, tal como lo indicada la figura 10.</w:t>
        </w:r>
      </w:ins>
    </w:p>
    <w:p w14:paraId="100DCDFF" w14:textId="52099282" w:rsidR="00E50A69" w:rsidRDefault="00E50A69" w:rsidP="00E50A69">
      <w:pPr>
        <w:pStyle w:val="TituloTabla"/>
        <w:rPr>
          <w:ins w:id="124" w:author="Monica  Serrano" w:date="2022-05-20T15:54:00Z"/>
          <w:rFonts w:asciiTheme="minorHAnsi" w:hAnsiTheme="minorHAnsi" w:cstheme="minorHAnsi"/>
          <w:b w:val="0"/>
          <w:bCs/>
          <w:i/>
          <w:iCs/>
          <w:sz w:val="18"/>
          <w:szCs w:val="22"/>
        </w:rPr>
      </w:pPr>
      <w:ins w:id="125" w:author="Monica  Serrano" w:date="2022-05-20T15:38:00Z">
        <w:r w:rsidRPr="00916D4E">
          <w:rPr>
            <w:rFonts w:asciiTheme="minorHAnsi" w:hAnsiTheme="minorHAnsi" w:cstheme="minorHAnsi"/>
            <w:b w:val="0"/>
            <w:bCs/>
            <w:i/>
            <w:iCs/>
            <w:sz w:val="18"/>
            <w:szCs w:val="22"/>
          </w:rPr>
          <w:lastRenderedPageBreak/>
          <w:t xml:space="preserve">Figura </w:t>
        </w:r>
      </w:ins>
      <w:ins w:id="126" w:author="Monica  Serrano" w:date="2022-05-20T15:54:00Z">
        <w:r w:rsidR="00055202">
          <w:rPr>
            <w:rFonts w:asciiTheme="minorHAnsi" w:hAnsiTheme="minorHAnsi" w:cstheme="minorHAnsi"/>
            <w:b w:val="0"/>
            <w:bCs/>
            <w:i/>
            <w:iCs/>
            <w:sz w:val="18"/>
            <w:szCs w:val="22"/>
          </w:rPr>
          <w:t>26</w:t>
        </w:r>
      </w:ins>
      <w:ins w:id="127" w:author="Monica  Serrano" w:date="2022-05-20T15:38:00Z">
        <w:r w:rsidRPr="00916D4E">
          <w:rPr>
            <w:rFonts w:asciiTheme="minorHAnsi" w:hAnsiTheme="minorHAnsi" w:cstheme="minorHAnsi"/>
            <w:b w:val="0"/>
            <w:bCs/>
            <w:i/>
            <w:iCs/>
            <w:sz w:val="18"/>
            <w:szCs w:val="22"/>
          </w:rPr>
          <w:t xml:space="preserve">: </w:t>
        </w:r>
        <w:r>
          <w:rPr>
            <w:rFonts w:asciiTheme="minorHAnsi" w:hAnsiTheme="minorHAnsi" w:cstheme="minorHAnsi"/>
            <w:b w:val="0"/>
            <w:bCs/>
            <w:i/>
            <w:iCs/>
            <w:sz w:val="18"/>
            <w:szCs w:val="22"/>
          </w:rPr>
          <w:t>Carga de Muestras</w:t>
        </w:r>
      </w:ins>
    </w:p>
    <w:p w14:paraId="185FCAC4" w14:textId="77777777" w:rsidR="00055202" w:rsidRPr="00055202" w:rsidRDefault="00055202" w:rsidP="00055202">
      <w:pPr>
        <w:rPr>
          <w:ins w:id="128" w:author="Monica  Serrano" w:date="2022-05-20T15:38:00Z"/>
          <w:lang w:val="es-MX" w:eastAsia="es-MX"/>
          <w:rPrChange w:id="129" w:author="Monica  Serrano" w:date="2022-05-20T15:54:00Z">
            <w:rPr>
              <w:ins w:id="130" w:author="Monica  Serrano" w:date="2022-05-20T15:38:00Z"/>
              <w:rFonts w:asciiTheme="minorHAnsi" w:hAnsiTheme="minorHAnsi" w:cstheme="minorHAnsi"/>
              <w:b w:val="0"/>
              <w:bCs/>
              <w:i/>
              <w:iCs/>
              <w:sz w:val="18"/>
              <w:szCs w:val="22"/>
            </w:rPr>
          </w:rPrChange>
        </w:rPr>
        <w:pPrChange w:id="131" w:author="Monica  Serrano" w:date="2022-05-20T15:54:00Z">
          <w:pPr>
            <w:pStyle w:val="TituloTabla"/>
          </w:pPr>
        </w:pPrChange>
      </w:pPr>
    </w:p>
    <w:p w14:paraId="082ACFCB" w14:textId="0310CAC3" w:rsidR="00E50A69" w:rsidRPr="00E50A69" w:rsidRDefault="00E50A69" w:rsidP="00E50A69">
      <w:pPr>
        <w:jc w:val="center"/>
        <w:rPr>
          <w:ins w:id="132" w:author="Monica  Serrano" w:date="2022-05-20T15:37:00Z"/>
        </w:rPr>
        <w:pPrChange w:id="133" w:author="Monica  Serrano" w:date="2022-05-20T15:39:00Z">
          <w:pPr>
            <w:pStyle w:val="Ttulo3"/>
          </w:pPr>
        </w:pPrChange>
      </w:pPr>
      <w:ins w:id="134" w:author="Monica  Serrano" w:date="2022-05-20T15:38:00Z">
        <w:r>
          <w:rPr>
            <w:noProof/>
            <w:color w:val="2E75B5"/>
          </w:rPr>
          <w:drawing>
            <wp:inline distT="0" distB="0" distL="0" distR="0" wp14:anchorId="363F56B5" wp14:editId="36EE3C9E">
              <wp:extent cx="4701318" cy="1752600"/>
              <wp:effectExtent l="0" t="0" r="4445" b="0"/>
              <wp:docPr id="56" name="Imagen 5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10;&#10;Descripción generada automáticamente"/>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731751" cy="1763945"/>
                      </a:xfrm>
                      <a:prstGeom prst="rect">
                        <a:avLst/>
                      </a:prstGeom>
                      <a:noFill/>
                      <a:ln>
                        <a:noFill/>
                      </a:ln>
                    </pic:spPr>
                  </pic:pic>
                </a:graphicData>
              </a:graphic>
            </wp:inline>
          </w:drawing>
        </w:r>
      </w:ins>
    </w:p>
    <w:p w14:paraId="75DB9B6F" w14:textId="701B0798" w:rsidR="00E50A69" w:rsidRDefault="00E50A69" w:rsidP="00E50A69">
      <w:pPr>
        <w:pStyle w:val="Fuente"/>
        <w:rPr>
          <w:ins w:id="135" w:author="Monica  Serrano" w:date="2022-05-20T15:39:00Z"/>
          <w:rStyle w:val="Hipervnculo"/>
          <w:rFonts w:asciiTheme="minorHAnsi" w:hAnsiTheme="minorHAnsi" w:cstheme="minorHAnsi"/>
          <w:i w:val="0"/>
          <w:iCs/>
          <w:sz w:val="18"/>
          <w:szCs w:val="22"/>
        </w:rPr>
      </w:pPr>
      <w:ins w:id="136" w:author="Monica  Serrano" w:date="2022-05-20T15:38:00Z">
        <w:r w:rsidRPr="00916D4E">
          <w:rPr>
            <w:rFonts w:asciiTheme="minorHAnsi" w:hAnsiTheme="minorHAnsi" w:cstheme="minorHAnsi"/>
            <w:i w:val="0"/>
            <w:iCs/>
            <w:sz w:val="18"/>
            <w:szCs w:val="22"/>
          </w:rPr>
          <w:t xml:space="preserve">Fuente: </w:t>
        </w:r>
        <w:r>
          <w:rPr>
            <w:rFonts w:asciiTheme="minorHAnsi" w:hAnsiTheme="minorHAnsi" w:cstheme="minorHAnsi"/>
            <w:i w:val="0"/>
            <w:iCs/>
            <w:sz w:val="18"/>
            <w:szCs w:val="22"/>
          </w:rPr>
          <w:t xml:space="preserve">Plataforma Nacional de Toma de Muestras </w:t>
        </w:r>
        <w:r>
          <w:fldChar w:fldCharType="begin"/>
        </w:r>
        <w:r>
          <w:instrText xml:space="preserve"> HYPERLINK "https://tomademuestras.minsal.cl" </w:instrText>
        </w:r>
        <w:r>
          <w:fldChar w:fldCharType="separate"/>
        </w:r>
        <w:r w:rsidRPr="00C175E3">
          <w:rPr>
            <w:rStyle w:val="Hipervnculo"/>
            <w:rFonts w:asciiTheme="minorHAnsi" w:hAnsiTheme="minorHAnsi" w:cstheme="minorHAnsi"/>
            <w:i w:val="0"/>
            <w:iCs/>
            <w:sz w:val="18"/>
            <w:szCs w:val="22"/>
          </w:rPr>
          <w:t>https://tomademuestras.minsal.cl</w:t>
        </w:r>
        <w:r>
          <w:rPr>
            <w:rStyle w:val="Hipervnculo"/>
            <w:rFonts w:asciiTheme="minorHAnsi" w:hAnsiTheme="minorHAnsi" w:cstheme="minorHAnsi"/>
            <w:i w:val="0"/>
            <w:iCs/>
            <w:sz w:val="18"/>
            <w:szCs w:val="22"/>
          </w:rPr>
          <w:fldChar w:fldCharType="end"/>
        </w:r>
      </w:ins>
    </w:p>
    <w:p w14:paraId="57FF5438" w14:textId="77777777" w:rsidR="00E50A69" w:rsidRPr="00E50A69" w:rsidRDefault="00E50A69" w:rsidP="00E50A69">
      <w:pPr>
        <w:rPr>
          <w:ins w:id="137" w:author="Monica  Serrano" w:date="2022-05-20T15:38:00Z"/>
          <w:lang w:val="es-MX" w:eastAsia="es-MX"/>
          <w:rPrChange w:id="138" w:author="Monica  Serrano" w:date="2022-05-20T15:39:00Z">
            <w:rPr>
              <w:ins w:id="139" w:author="Monica  Serrano" w:date="2022-05-20T15:38:00Z"/>
              <w:rFonts w:asciiTheme="minorHAnsi" w:hAnsiTheme="minorHAnsi" w:cstheme="minorHAnsi"/>
              <w:i w:val="0"/>
              <w:iCs/>
              <w:sz w:val="18"/>
              <w:szCs w:val="22"/>
            </w:rPr>
          </w:rPrChange>
        </w:rPr>
        <w:pPrChange w:id="140" w:author="Monica  Serrano" w:date="2022-05-20T15:39:00Z">
          <w:pPr>
            <w:pStyle w:val="Fuente"/>
          </w:pPr>
        </w:pPrChange>
      </w:pPr>
    </w:p>
    <w:p w14:paraId="57CFE455" w14:textId="261B1A81" w:rsidR="00E50A69" w:rsidRDefault="00E50A69" w:rsidP="00E50A69">
      <w:pPr>
        <w:pStyle w:val="Ttulo3"/>
        <w:rPr>
          <w:ins w:id="141" w:author="Monica  Serrano" w:date="2022-05-20T15:39:00Z"/>
        </w:rPr>
      </w:pPr>
      <w:ins w:id="142" w:author="Monica  Serrano" w:date="2022-05-20T15:39:00Z">
        <w:r>
          <w:t>2.5.</w:t>
        </w:r>
        <w:r>
          <w:t>6</w:t>
        </w:r>
        <w:r>
          <w:t xml:space="preserve"> </w:t>
        </w:r>
        <w:r>
          <w:t>Descarga de Datos Maestros</w:t>
        </w:r>
      </w:ins>
    </w:p>
    <w:p w14:paraId="78D47CE2" w14:textId="77777777" w:rsidR="00E50A69" w:rsidRPr="00E50A69" w:rsidRDefault="00E50A69" w:rsidP="00E50A69">
      <w:pPr>
        <w:rPr>
          <w:ins w:id="143" w:author="Monica  Serrano" w:date="2022-05-20T15:39:00Z"/>
        </w:rPr>
        <w:pPrChange w:id="144" w:author="Monica  Serrano" w:date="2022-05-20T15:39:00Z">
          <w:pPr>
            <w:pStyle w:val="Ttulo3"/>
          </w:pPr>
        </w:pPrChange>
      </w:pPr>
    </w:p>
    <w:p w14:paraId="4A647ECF" w14:textId="77777777" w:rsidR="00E50A69" w:rsidRPr="0005710A" w:rsidRDefault="00E50A69" w:rsidP="00E50A69">
      <w:pPr>
        <w:spacing w:line="276" w:lineRule="auto"/>
        <w:rPr>
          <w:ins w:id="145" w:author="Monica  Serrano" w:date="2022-05-20T15:39:00Z"/>
          <w:color w:val="808080"/>
        </w:rPr>
      </w:pPr>
      <w:ins w:id="146" w:author="Monica  Serrano" w:date="2022-05-20T15:39:00Z">
        <w:r w:rsidRPr="0005710A">
          <w:rPr>
            <w:color w:val="808080"/>
          </w:rPr>
          <w:t>De forma opcional, podrá descargar el maestro de datos en la ruta indicada en la figura 11, es decir, accediendo al módulo “</w:t>
        </w:r>
        <w:r>
          <w:rPr>
            <w:color w:val="808080"/>
          </w:rPr>
          <w:t>Antígeno</w:t>
        </w:r>
        <w:r w:rsidRPr="0005710A">
          <w:rPr>
            <w:color w:val="808080"/>
          </w:rPr>
          <w:t>”, luego sección “</w:t>
        </w:r>
        <w:r>
          <w:rPr>
            <w:color w:val="808080"/>
          </w:rPr>
          <w:t>Maestro</w:t>
        </w:r>
        <w:r w:rsidRPr="0005710A">
          <w:rPr>
            <w:color w:val="808080"/>
          </w:rPr>
          <w:t>” y finalmente descargando la información en el botón “descargar todos los maestros”. Realizada esta acción</w:t>
        </w:r>
        <w:r>
          <w:rPr>
            <w:color w:val="808080"/>
          </w:rPr>
          <w:t>,</w:t>
        </w:r>
        <w:r w:rsidRPr="0005710A">
          <w:rPr>
            <w:color w:val="808080"/>
          </w:rPr>
          <w:t xml:space="preserve"> se descargará un archivo en formato Excel, el cual contendrá todos los datos maestros necesarios para ingresar la información de forma correcta en la Planilla Base.</w:t>
        </w:r>
      </w:ins>
    </w:p>
    <w:p w14:paraId="50017AA7" w14:textId="424EAA4D" w:rsidR="00E50A69" w:rsidRDefault="00E50A69" w:rsidP="00E50A69">
      <w:pPr>
        <w:pStyle w:val="TituloTabla"/>
        <w:rPr>
          <w:ins w:id="147" w:author="Monica  Serrano" w:date="2022-05-20T15:39:00Z"/>
          <w:rFonts w:asciiTheme="minorHAnsi" w:hAnsiTheme="minorHAnsi" w:cstheme="minorHAnsi"/>
          <w:b w:val="0"/>
          <w:bCs/>
          <w:i/>
          <w:iCs/>
          <w:sz w:val="18"/>
          <w:szCs w:val="22"/>
        </w:rPr>
      </w:pPr>
      <w:ins w:id="148" w:author="Monica  Serrano" w:date="2022-05-20T15:39:00Z">
        <w:r w:rsidRPr="00916D4E">
          <w:rPr>
            <w:rFonts w:asciiTheme="minorHAnsi" w:hAnsiTheme="minorHAnsi" w:cstheme="minorHAnsi"/>
            <w:b w:val="0"/>
            <w:bCs/>
            <w:i/>
            <w:iCs/>
            <w:sz w:val="18"/>
            <w:szCs w:val="22"/>
          </w:rPr>
          <w:t xml:space="preserve">Figura </w:t>
        </w:r>
      </w:ins>
      <w:ins w:id="149" w:author="Monica  Serrano" w:date="2022-05-20T15:54:00Z">
        <w:r w:rsidR="00055202">
          <w:rPr>
            <w:rFonts w:asciiTheme="minorHAnsi" w:hAnsiTheme="minorHAnsi" w:cstheme="minorHAnsi"/>
            <w:b w:val="0"/>
            <w:bCs/>
            <w:i/>
            <w:iCs/>
            <w:sz w:val="18"/>
            <w:szCs w:val="22"/>
          </w:rPr>
          <w:t>27</w:t>
        </w:r>
      </w:ins>
      <w:ins w:id="150" w:author="Monica  Serrano" w:date="2022-05-20T15:39:00Z">
        <w:r w:rsidRPr="00916D4E">
          <w:rPr>
            <w:rFonts w:asciiTheme="minorHAnsi" w:hAnsiTheme="minorHAnsi" w:cstheme="minorHAnsi"/>
            <w:b w:val="0"/>
            <w:bCs/>
            <w:i/>
            <w:iCs/>
            <w:sz w:val="18"/>
            <w:szCs w:val="22"/>
          </w:rPr>
          <w:t xml:space="preserve">: </w:t>
        </w:r>
        <w:r>
          <w:rPr>
            <w:rFonts w:asciiTheme="minorHAnsi" w:hAnsiTheme="minorHAnsi" w:cstheme="minorHAnsi"/>
            <w:b w:val="0"/>
            <w:bCs/>
            <w:i/>
            <w:iCs/>
            <w:sz w:val="18"/>
            <w:szCs w:val="22"/>
          </w:rPr>
          <w:t>Carga de Muestras</w:t>
        </w:r>
      </w:ins>
    </w:p>
    <w:p w14:paraId="59ED476F" w14:textId="03A16B79" w:rsidR="00E50A69" w:rsidRDefault="00E50A69" w:rsidP="00E50A69">
      <w:pPr>
        <w:jc w:val="center"/>
        <w:rPr>
          <w:ins w:id="151" w:author="Monica  Serrano" w:date="2022-05-20T15:54:00Z"/>
        </w:rPr>
      </w:pPr>
      <w:ins w:id="152" w:author="Monica  Serrano" w:date="2022-05-20T15:39:00Z">
        <w:r>
          <w:rPr>
            <w:noProof/>
            <w:lang w:val="es-MX" w:eastAsia="es-MX"/>
          </w:rPr>
          <w:drawing>
            <wp:inline distT="0" distB="0" distL="0" distR="0" wp14:anchorId="09B63297" wp14:editId="2DBF812E">
              <wp:extent cx="4282440" cy="1642772"/>
              <wp:effectExtent l="0" t="0" r="3810" b="0"/>
              <wp:docPr id="57" name="Imagen 5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Aplicación&#10;&#10;Descripción generada automáticament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13329" cy="1654621"/>
                      </a:xfrm>
                      <a:prstGeom prst="rect">
                        <a:avLst/>
                      </a:prstGeom>
                      <a:noFill/>
                      <a:ln>
                        <a:noFill/>
                      </a:ln>
                    </pic:spPr>
                  </pic:pic>
                </a:graphicData>
              </a:graphic>
            </wp:inline>
          </w:drawing>
        </w:r>
      </w:ins>
    </w:p>
    <w:p w14:paraId="62A4BA0D" w14:textId="77777777" w:rsidR="00055202" w:rsidRPr="00E50A69" w:rsidRDefault="00055202" w:rsidP="00E50A69">
      <w:pPr>
        <w:jc w:val="center"/>
        <w:rPr>
          <w:ins w:id="153" w:author="Monica  Serrano" w:date="2022-05-20T15:39:00Z"/>
        </w:rPr>
        <w:pPrChange w:id="154" w:author="Monica  Serrano" w:date="2022-05-20T15:40:00Z">
          <w:pPr>
            <w:pStyle w:val="Ttulo3"/>
          </w:pPr>
        </w:pPrChange>
      </w:pPr>
    </w:p>
    <w:p w14:paraId="548C5D89" w14:textId="77777777" w:rsidR="00E50A69" w:rsidRDefault="00E50A69" w:rsidP="00E50A69">
      <w:pPr>
        <w:pStyle w:val="Fuente"/>
        <w:rPr>
          <w:ins w:id="155" w:author="Monica  Serrano" w:date="2022-05-20T15:40:00Z"/>
          <w:rFonts w:asciiTheme="minorHAnsi" w:hAnsiTheme="minorHAnsi" w:cstheme="minorHAnsi"/>
          <w:i w:val="0"/>
          <w:iCs/>
          <w:sz w:val="18"/>
          <w:szCs w:val="22"/>
        </w:rPr>
      </w:pPr>
      <w:ins w:id="156" w:author="Monica  Serrano" w:date="2022-05-20T15:40:00Z">
        <w:r w:rsidRPr="00916D4E">
          <w:rPr>
            <w:rFonts w:asciiTheme="minorHAnsi" w:hAnsiTheme="minorHAnsi" w:cstheme="minorHAnsi"/>
            <w:i w:val="0"/>
            <w:iCs/>
            <w:sz w:val="18"/>
            <w:szCs w:val="22"/>
          </w:rPr>
          <w:t xml:space="preserve">Fuente: </w:t>
        </w:r>
        <w:r>
          <w:rPr>
            <w:rFonts w:asciiTheme="minorHAnsi" w:hAnsiTheme="minorHAnsi" w:cstheme="minorHAnsi"/>
            <w:i w:val="0"/>
            <w:iCs/>
            <w:sz w:val="18"/>
            <w:szCs w:val="22"/>
          </w:rPr>
          <w:t xml:space="preserve">Plataforma Nacional de Toma de Muestras </w:t>
        </w:r>
        <w:r>
          <w:fldChar w:fldCharType="begin"/>
        </w:r>
        <w:r>
          <w:instrText xml:space="preserve"> HYPERLINK "https://tomademuestras.minsal.cl" </w:instrText>
        </w:r>
        <w:r>
          <w:fldChar w:fldCharType="separate"/>
        </w:r>
        <w:r w:rsidRPr="00C175E3">
          <w:rPr>
            <w:rStyle w:val="Hipervnculo"/>
            <w:rFonts w:asciiTheme="minorHAnsi" w:hAnsiTheme="minorHAnsi" w:cstheme="minorHAnsi"/>
            <w:i w:val="0"/>
            <w:iCs/>
            <w:sz w:val="18"/>
            <w:szCs w:val="22"/>
          </w:rPr>
          <w:t>https://tomademuestras.minsal.cl</w:t>
        </w:r>
        <w:r>
          <w:rPr>
            <w:rStyle w:val="Hipervnculo"/>
            <w:rFonts w:asciiTheme="minorHAnsi" w:hAnsiTheme="minorHAnsi" w:cstheme="minorHAnsi"/>
            <w:i w:val="0"/>
            <w:iCs/>
            <w:sz w:val="18"/>
            <w:szCs w:val="22"/>
          </w:rPr>
          <w:fldChar w:fldCharType="end"/>
        </w:r>
      </w:ins>
    </w:p>
    <w:p w14:paraId="11308D13" w14:textId="77777777" w:rsidR="00E50A69" w:rsidRDefault="00E50A69" w:rsidP="00E50A69">
      <w:pPr>
        <w:spacing w:line="276" w:lineRule="auto"/>
        <w:rPr>
          <w:ins w:id="157" w:author="Monica  Serrano" w:date="2022-05-20T15:40:00Z"/>
          <w:color w:val="808080"/>
        </w:rPr>
      </w:pPr>
      <w:ins w:id="158" w:author="Monica  Serrano" w:date="2022-05-20T15:40:00Z">
        <w:r w:rsidRPr="00680E2B">
          <w:rPr>
            <w:color w:val="808080"/>
          </w:rPr>
          <w:t>A continuac</w:t>
        </w:r>
        <w:r>
          <w:rPr>
            <w:color w:val="808080"/>
          </w:rPr>
          <w:t>ión, se detalla listado de los datos maestros disponibles en dicho archivo Excel:</w:t>
        </w:r>
      </w:ins>
    </w:p>
    <w:p w14:paraId="0EA0B9B1" w14:textId="77777777" w:rsidR="00E50A69" w:rsidRPr="00680E2B" w:rsidRDefault="00E50A69" w:rsidP="00E50A69">
      <w:pPr>
        <w:pStyle w:val="Prrafodelista"/>
        <w:numPr>
          <w:ilvl w:val="0"/>
          <w:numId w:val="11"/>
        </w:numPr>
        <w:spacing w:after="160" w:line="276" w:lineRule="auto"/>
        <w:rPr>
          <w:ins w:id="159" w:author="Monica  Serrano" w:date="2022-05-20T15:40:00Z"/>
          <w:color w:val="808080"/>
        </w:rPr>
      </w:pPr>
      <w:ins w:id="160" w:author="Monica  Serrano" w:date="2022-05-20T15:40:00Z">
        <w:r w:rsidRPr="00395340">
          <w:rPr>
            <w:b/>
            <w:bCs/>
            <w:color w:val="808080"/>
          </w:rPr>
          <w:t>Comunas:</w:t>
        </w:r>
        <w:r>
          <w:rPr>
            <w:color w:val="808080"/>
          </w:rPr>
          <w:t xml:space="preserve"> disponible para campo </w:t>
        </w:r>
        <w:proofErr w:type="spellStart"/>
        <w:r w:rsidRPr="00395340">
          <w:rPr>
            <w:i/>
            <w:iCs/>
            <w:color w:val="808080"/>
            <w:u w:val="single"/>
          </w:rPr>
          <w:t>paciente_comu</w:t>
        </w:r>
        <w:r w:rsidRPr="0032488E">
          <w:rPr>
            <w:i/>
            <w:iCs/>
            <w:color w:val="808080"/>
            <w:u w:val="single"/>
          </w:rPr>
          <w:t>na</w:t>
        </w:r>
        <w:proofErr w:type="spellEnd"/>
        <w:r w:rsidRPr="00395340">
          <w:rPr>
            <w:color w:val="808080"/>
            <w:u w:val="single"/>
          </w:rPr>
          <w:t xml:space="preserve">, </w:t>
        </w:r>
        <w:r>
          <w:rPr>
            <w:color w:val="808080"/>
          </w:rPr>
          <w:t xml:space="preserve">indicando la columna </w:t>
        </w:r>
        <w:proofErr w:type="spellStart"/>
        <w:r w:rsidRPr="00395340">
          <w:rPr>
            <w:i/>
            <w:iCs/>
            <w:color w:val="808080"/>
            <w:u w:val="single"/>
          </w:rPr>
          <w:t>id_comuna</w:t>
        </w:r>
        <w:proofErr w:type="spellEnd"/>
        <w:r>
          <w:rPr>
            <w:color w:val="808080"/>
          </w:rPr>
          <w:t xml:space="preserve"> de la planilla maestro de datos.</w:t>
        </w:r>
      </w:ins>
    </w:p>
    <w:p w14:paraId="47008016" w14:textId="77777777" w:rsidR="00E50A69" w:rsidRPr="00680E2B" w:rsidRDefault="00E50A69" w:rsidP="00E50A69">
      <w:pPr>
        <w:pStyle w:val="Prrafodelista"/>
        <w:numPr>
          <w:ilvl w:val="0"/>
          <w:numId w:val="11"/>
        </w:numPr>
        <w:spacing w:after="160" w:line="276" w:lineRule="auto"/>
        <w:rPr>
          <w:ins w:id="161" w:author="Monica  Serrano" w:date="2022-05-20T15:40:00Z"/>
          <w:color w:val="808080"/>
        </w:rPr>
      </w:pPr>
      <w:ins w:id="162" w:author="Monica  Serrano" w:date="2022-05-20T15:40:00Z">
        <w:r w:rsidRPr="00395340">
          <w:rPr>
            <w:b/>
            <w:bCs/>
            <w:color w:val="808080"/>
          </w:rPr>
          <w:t>Sexo:</w:t>
        </w:r>
        <w:r>
          <w:rPr>
            <w:color w:val="808080"/>
          </w:rPr>
          <w:t xml:space="preserve"> disponible para campo </w:t>
        </w:r>
        <w:proofErr w:type="spellStart"/>
        <w:r w:rsidRPr="00395340">
          <w:rPr>
            <w:i/>
            <w:iCs/>
            <w:color w:val="808080"/>
            <w:u w:val="single"/>
          </w:rPr>
          <w:t>paciente_sexo</w:t>
        </w:r>
        <w:proofErr w:type="spellEnd"/>
        <w:r>
          <w:rPr>
            <w:color w:val="808080"/>
          </w:rPr>
          <w:t xml:space="preserve">, indicando la columna </w:t>
        </w:r>
        <w:r w:rsidRPr="00395340">
          <w:rPr>
            <w:i/>
            <w:iCs/>
            <w:color w:val="808080"/>
            <w:u w:val="single"/>
          </w:rPr>
          <w:t>clave</w:t>
        </w:r>
        <w:r>
          <w:rPr>
            <w:color w:val="808080"/>
          </w:rPr>
          <w:t xml:space="preserve"> de la planilla maestro de datos.</w:t>
        </w:r>
      </w:ins>
    </w:p>
    <w:p w14:paraId="793E9C16" w14:textId="77777777" w:rsidR="00E50A69" w:rsidRPr="00680E2B" w:rsidRDefault="00E50A69" w:rsidP="00E50A69">
      <w:pPr>
        <w:pStyle w:val="Prrafodelista"/>
        <w:numPr>
          <w:ilvl w:val="0"/>
          <w:numId w:val="11"/>
        </w:numPr>
        <w:spacing w:after="160" w:line="276" w:lineRule="auto"/>
        <w:rPr>
          <w:ins w:id="163" w:author="Monica  Serrano" w:date="2022-05-20T15:40:00Z"/>
          <w:color w:val="808080"/>
        </w:rPr>
      </w:pPr>
      <w:proofErr w:type="spellStart"/>
      <w:ins w:id="164" w:author="Monica  Serrano" w:date="2022-05-20T15:40:00Z">
        <w:r w:rsidRPr="00395340">
          <w:rPr>
            <w:b/>
            <w:bCs/>
            <w:color w:val="808080"/>
          </w:rPr>
          <w:t>Establecimiento_público</w:t>
        </w:r>
        <w:proofErr w:type="spellEnd"/>
        <w:r w:rsidRPr="00395340">
          <w:rPr>
            <w:b/>
            <w:bCs/>
            <w:color w:val="808080"/>
          </w:rPr>
          <w:t>:</w:t>
        </w:r>
        <w:r>
          <w:rPr>
            <w:color w:val="808080"/>
          </w:rPr>
          <w:t xml:space="preserve"> disponible para campo </w:t>
        </w:r>
        <w:proofErr w:type="spellStart"/>
        <w:r w:rsidRPr="00395340">
          <w:rPr>
            <w:i/>
            <w:iCs/>
            <w:color w:val="808080"/>
            <w:u w:val="single"/>
          </w:rPr>
          <w:t>cod_deis</w:t>
        </w:r>
        <w:proofErr w:type="spellEnd"/>
        <w:r>
          <w:rPr>
            <w:color w:val="808080"/>
          </w:rPr>
          <w:t xml:space="preserve">, indicando la columna </w:t>
        </w:r>
        <w:proofErr w:type="spellStart"/>
        <w:r w:rsidRPr="00395340">
          <w:rPr>
            <w:i/>
            <w:iCs/>
            <w:color w:val="808080"/>
            <w:u w:val="single"/>
          </w:rPr>
          <w:t>cod_deis</w:t>
        </w:r>
        <w:proofErr w:type="spellEnd"/>
        <w:r>
          <w:rPr>
            <w:color w:val="808080"/>
          </w:rPr>
          <w:t xml:space="preserve"> de la planilla maestro de datos.</w:t>
        </w:r>
      </w:ins>
    </w:p>
    <w:p w14:paraId="71F6FEDC" w14:textId="77777777" w:rsidR="00E50A69" w:rsidRPr="00680E2B" w:rsidRDefault="00E50A69" w:rsidP="00E50A69">
      <w:pPr>
        <w:pStyle w:val="Prrafodelista"/>
        <w:numPr>
          <w:ilvl w:val="0"/>
          <w:numId w:val="11"/>
        </w:numPr>
        <w:spacing w:after="160" w:line="276" w:lineRule="auto"/>
        <w:rPr>
          <w:ins w:id="165" w:author="Monica  Serrano" w:date="2022-05-20T15:40:00Z"/>
          <w:color w:val="808080"/>
        </w:rPr>
      </w:pPr>
      <w:proofErr w:type="spellStart"/>
      <w:ins w:id="166" w:author="Monica  Serrano" w:date="2022-05-20T15:40:00Z">
        <w:r w:rsidRPr="00395340">
          <w:rPr>
            <w:b/>
            <w:bCs/>
            <w:color w:val="808080"/>
          </w:rPr>
          <w:lastRenderedPageBreak/>
          <w:t>Establecimiento_privado</w:t>
        </w:r>
        <w:proofErr w:type="spellEnd"/>
        <w:r w:rsidRPr="00395340">
          <w:rPr>
            <w:b/>
            <w:bCs/>
            <w:color w:val="808080"/>
          </w:rPr>
          <w:t>:</w:t>
        </w:r>
        <w:r>
          <w:rPr>
            <w:color w:val="808080"/>
          </w:rPr>
          <w:t xml:space="preserve"> disponible para campo </w:t>
        </w:r>
        <w:proofErr w:type="spellStart"/>
        <w:r w:rsidRPr="00395340">
          <w:rPr>
            <w:i/>
            <w:iCs/>
            <w:color w:val="808080"/>
            <w:u w:val="single"/>
          </w:rPr>
          <w:t>cod_deis</w:t>
        </w:r>
        <w:proofErr w:type="spellEnd"/>
        <w:r>
          <w:rPr>
            <w:color w:val="808080"/>
          </w:rPr>
          <w:t xml:space="preserve">, indicando la columna </w:t>
        </w:r>
        <w:proofErr w:type="spellStart"/>
        <w:r w:rsidRPr="00395340">
          <w:rPr>
            <w:i/>
            <w:iCs/>
            <w:color w:val="808080"/>
            <w:u w:val="single"/>
          </w:rPr>
          <w:t>cod_deis</w:t>
        </w:r>
        <w:proofErr w:type="spellEnd"/>
        <w:r>
          <w:rPr>
            <w:color w:val="808080"/>
          </w:rPr>
          <w:t xml:space="preserve"> de la planilla maestro de datos.</w:t>
        </w:r>
      </w:ins>
    </w:p>
    <w:p w14:paraId="2B9C3C54" w14:textId="77777777" w:rsidR="00E50A69" w:rsidRPr="00680E2B" w:rsidRDefault="00E50A69" w:rsidP="00E50A69">
      <w:pPr>
        <w:pStyle w:val="Prrafodelista"/>
        <w:numPr>
          <w:ilvl w:val="0"/>
          <w:numId w:val="11"/>
        </w:numPr>
        <w:spacing w:after="160" w:line="276" w:lineRule="auto"/>
        <w:rPr>
          <w:ins w:id="167" w:author="Monica  Serrano" w:date="2022-05-20T15:40:00Z"/>
          <w:color w:val="808080"/>
        </w:rPr>
      </w:pPr>
      <w:proofErr w:type="spellStart"/>
      <w:ins w:id="168" w:author="Monica  Serrano" w:date="2022-05-20T15:40:00Z">
        <w:r w:rsidRPr="00395340">
          <w:rPr>
            <w:b/>
            <w:bCs/>
            <w:color w:val="808080"/>
          </w:rPr>
          <w:t>Resultado_antigeno</w:t>
        </w:r>
        <w:proofErr w:type="spellEnd"/>
        <w:r w:rsidRPr="00395340">
          <w:rPr>
            <w:b/>
            <w:bCs/>
            <w:color w:val="808080"/>
          </w:rPr>
          <w:t>:</w:t>
        </w:r>
        <w:r>
          <w:rPr>
            <w:color w:val="808080"/>
          </w:rPr>
          <w:t xml:space="preserve"> disponible para campo </w:t>
        </w:r>
        <w:r w:rsidRPr="00395340">
          <w:rPr>
            <w:i/>
            <w:iCs/>
            <w:color w:val="808080"/>
            <w:u w:val="single"/>
          </w:rPr>
          <w:t>resultado</w:t>
        </w:r>
        <w:r>
          <w:rPr>
            <w:color w:val="808080"/>
          </w:rPr>
          <w:t xml:space="preserve">, indicando la </w:t>
        </w:r>
        <w:proofErr w:type="gramStart"/>
        <w:r>
          <w:rPr>
            <w:color w:val="808080"/>
          </w:rPr>
          <w:t xml:space="preserve">columna </w:t>
        </w:r>
        <w:r w:rsidRPr="00395340">
          <w:rPr>
            <w:i/>
            <w:iCs/>
            <w:color w:val="808080"/>
            <w:u w:val="single"/>
          </w:rPr>
          <w:t>resultado</w:t>
        </w:r>
        <w:proofErr w:type="gramEnd"/>
        <w:r>
          <w:rPr>
            <w:color w:val="808080"/>
          </w:rPr>
          <w:t xml:space="preserve"> de la planilla maestro de datos.</w:t>
        </w:r>
      </w:ins>
    </w:p>
    <w:p w14:paraId="23C3267A" w14:textId="77777777" w:rsidR="00E50A69" w:rsidRPr="00395340" w:rsidRDefault="00E50A69" w:rsidP="00E50A69">
      <w:pPr>
        <w:pStyle w:val="Prrafodelista"/>
        <w:numPr>
          <w:ilvl w:val="0"/>
          <w:numId w:val="11"/>
        </w:numPr>
        <w:spacing w:after="160" w:line="276" w:lineRule="auto"/>
        <w:rPr>
          <w:ins w:id="169" w:author="Monica  Serrano" w:date="2022-05-20T15:40:00Z"/>
          <w:b/>
          <w:bCs/>
          <w:color w:val="808080"/>
        </w:rPr>
      </w:pPr>
      <w:proofErr w:type="spellStart"/>
      <w:ins w:id="170" w:author="Monica  Serrano" w:date="2022-05-20T15:40:00Z">
        <w:r w:rsidRPr="00395340">
          <w:rPr>
            <w:b/>
            <w:bCs/>
            <w:color w:val="808080"/>
          </w:rPr>
          <w:t>Tipo_documento_antigeno</w:t>
        </w:r>
        <w:proofErr w:type="spellEnd"/>
        <w:r w:rsidRPr="00395340">
          <w:rPr>
            <w:b/>
            <w:bCs/>
            <w:color w:val="808080"/>
          </w:rPr>
          <w:t>:</w:t>
        </w:r>
        <w:r>
          <w:rPr>
            <w:b/>
            <w:bCs/>
            <w:color w:val="808080"/>
          </w:rPr>
          <w:t xml:space="preserve"> </w:t>
        </w:r>
        <w:r>
          <w:rPr>
            <w:color w:val="808080"/>
          </w:rPr>
          <w:t xml:space="preserve">disponible para campo </w:t>
        </w:r>
        <w:proofErr w:type="spellStart"/>
        <w:r w:rsidRPr="00395340">
          <w:rPr>
            <w:i/>
            <w:iCs/>
            <w:color w:val="808080"/>
            <w:u w:val="single"/>
          </w:rPr>
          <w:t>tipo_pacientedoc</w:t>
        </w:r>
        <w:proofErr w:type="spellEnd"/>
        <w:r>
          <w:rPr>
            <w:color w:val="808080"/>
          </w:rPr>
          <w:t xml:space="preserve">, indicando la columna </w:t>
        </w:r>
        <w:proofErr w:type="spellStart"/>
        <w:r w:rsidRPr="00395340">
          <w:rPr>
            <w:i/>
            <w:iCs/>
            <w:color w:val="808080"/>
            <w:u w:val="single"/>
          </w:rPr>
          <w:t>tipo_documento</w:t>
        </w:r>
        <w:proofErr w:type="spellEnd"/>
        <w:r>
          <w:rPr>
            <w:color w:val="808080"/>
          </w:rPr>
          <w:t xml:space="preserve"> de la planilla maestro de datos.</w:t>
        </w:r>
      </w:ins>
    </w:p>
    <w:p w14:paraId="10A7E67F" w14:textId="77777777" w:rsidR="00E50A69" w:rsidRPr="00395340" w:rsidRDefault="00E50A69" w:rsidP="00E50A69">
      <w:pPr>
        <w:pStyle w:val="Prrafodelista"/>
        <w:numPr>
          <w:ilvl w:val="0"/>
          <w:numId w:val="11"/>
        </w:numPr>
        <w:spacing w:after="160" w:line="276" w:lineRule="auto"/>
        <w:rPr>
          <w:ins w:id="171" w:author="Monica  Serrano" w:date="2022-05-20T15:40:00Z"/>
          <w:b/>
          <w:bCs/>
          <w:color w:val="808080"/>
        </w:rPr>
      </w:pPr>
      <w:proofErr w:type="spellStart"/>
      <w:ins w:id="172" w:author="Monica  Serrano" w:date="2022-05-20T15:40:00Z">
        <w:r w:rsidRPr="00395340">
          <w:rPr>
            <w:b/>
            <w:bCs/>
            <w:color w:val="808080"/>
          </w:rPr>
          <w:t>Via_dirección</w:t>
        </w:r>
        <w:proofErr w:type="spellEnd"/>
        <w:r w:rsidRPr="00395340">
          <w:rPr>
            <w:b/>
            <w:bCs/>
            <w:color w:val="808080"/>
          </w:rPr>
          <w:t>:</w:t>
        </w:r>
        <w:r>
          <w:rPr>
            <w:b/>
            <w:bCs/>
            <w:color w:val="808080"/>
          </w:rPr>
          <w:t xml:space="preserve"> </w:t>
        </w:r>
        <w:r>
          <w:rPr>
            <w:color w:val="808080"/>
          </w:rPr>
          <w:t xml:space="preserve">disponible para campo </w:t>
        </w:r>
        <w:proofErr w:type="spellStart"/>
        <w:r w:rsidRPr="00395340">
          <w:rPr>
            <w:i/>
            <w:iCs/>
            <w:color w:val="808080"/>
            <w:u w:val="single"/>
          </w:rPr>
          <w:t>paciente_via_direccion</w:t>
        </w:r>
        <w:proofErr w:type="spellEnd"/>
        <w:r>
          <w:rPr>
            <w:color w:val="808080"/>
          </w:rPr>
          <w:t xml:space="preserve">, indicando la columna </w:t>
        </w:r>
        <w:proofErr w:type="spellStart"/>
        <w:r w:rsidRPr="00395340">
          <w:rPr>
            <w:i/>
            <w:iCs/>
            <w:color w:val="808080"/>
            <w:u w:val="single"/>
          </w:rPr>
          <w:t>tipo_documento</w:t>
        </w:r>
        <w:proofErr w:type="spellEnd"/>
        <w:r>
          <w:rPr>
            <w:color w:val="808080"/>
          </w:rPr>
          <w:t xml:space="preserve"> de la planilla maestro de datos.</w:t>
        </w:r>
      </w:ins>
    </w:p>
    <w:p w14:paraId="14425741" w14:textId="77777777" w:rsidR="00E50A69" w:rsidRPr="00395340" w:rsidRDefault="00E50A69" w:rsidP="00E50A69">
      <w:pPr>
        <w:pStyle w:val="Prrafodelista"/>
        <w:numPr>
          <w:ilvl w:val="0"/>
          <w:numId w:val="11"/>
        </w:numPr>
        <w:spacing w:after="160" w:line="276" w:lineRule="auto"/>
        <w:rPr>
          <w:ins w:id="173" w:author="Monica  Serrano" w:date="2022-05-20T15:40:00Z"/>
          <w:b/>
          <w:bCs/>
          <w:color w:val="808080"/>
        </w:rPr>
      </w:pPr>
      <w:proofErr w:type="spellStart"/>
      <w:ins w:id="174" w:author="Monica  Serrano" w:date="2022-05-20T15:40:00Z">
        <w:r w:rsidRPr="00395340">
          <w:rPr>
            <w:b/>
            <w:bCs/>
            <w:color w:val="808080"/>
          </w:rPr>
          <w:t>Tipo_muestra_antigeno</w:t>
        </w:r>
        <w:proofErr w:type="spellEnd"/>
        <w:r w:rsidRPr="00395340">
          <w:rPr>
            <w:b/>
            <w:bCs/>
            <w:color w:val="808080"/>
          </w:rPr>
          <w:t>:</w:t>
        </w:r>
        <w:r>
          <w:rPr>
            <w:b/>
            <w:bCs/>
            <w:color w:val="808080"/>
          </w:rPr>
          <w:t xml:space="preserve"> </w:t>
        </w:r>
        <w:r>
          <w:rPr>
            <w:color w:val="808080"/>
          </w:rPr>
          <w:t xml:space="preserve">disponible para campo </w:t>
        </w:r>
        <w:proofErr w:type="spellStart"/>
        <w:r w:rsidRPr="00395340">
          <w:rPr>
            <w:i/>
            <w:iCs/>
            <w:color w:val="808080"/>
            <w:u w:val="single"/>
          </w:rPr>
          <w:t>tipo_muestra</w:t>
        </w:r>
        <w:proofErr w:type="spellEnd"/>
        <w:r>
          <w:rPr>
            <w:color w:val="808080"/>
          </w:rPr>
          <w:t xml:space="preserve">, indicando la columna </w:t>
        </w:r>
        <w:proofErr w:type="spellStart"/>
        <w:r w:rsidRPr="00395340">
          <w:rPr>
            <w:i/>
            <w:iCs/>
            <w:color w:val="808080"/>
            <w:u w:val="single"/>
          </w:rPr>
          <w:t>tipo_muestra</w:t>
        </w:r>
        <w:proofErr w:type="spellEnd"/>
        <w:r>
          <w:rPr>
            <w:color w:val="808080"/>
          </w:rPr>
          <w:t xml:space="preserve"> de la planilla maestro de datos.</w:t>
        </w:r>
      </w:ins>
    </w:p>
    <w:p w14:paraId="501A062B" w14:textId="77777777" w:rsidR="00E50A69" w:rsidRPr="009D64A4" w:rsidRDefault="00E50A69" w:rsidP="00E50A69">
      <w:pPr>
        <w:pStyle w:val="Prrafodelista"/>
        <w:numPr>
          <w:ilvl w:val="0"/>
          <w:numId w:val="11"/>
        </w:numPr>
        <w:spacing w:after="160" w:line="276" w:lineRule="auto"/>
        <w:rPr>
          <w:ins w:id="175" w:author="Monica  Serrano" w:date="2022-05-20T15:40:00Z"/>
          <w:b/>
          <w:bCs/>
          <w:color w:val="808080"/>
        </w:rPr>
      </w:pPr>
      <w:proofErr w:type="spellStart"/>
      <w:ins w:id="176" w:author="Monica  Serrano" w:date="2022-05-20T15:40:00Z">
        <w:r w:rsidRPr="00395340">
          <w:rPr>
            <w:b/>
            <w:bCs/>
            <w:color w:val="808080"/>
          </w:rPr>
          <w:t>Marca_test</w:t>
        </w:r>
        <w:proofErr w:type="spellEnd"/>
        <w:r w:rsidRPr="00395340">
          <w:rPr>
            <w:b/>
            <w:bCs/>
            <w:color w:val="808080"/>
          </w:rPr>
          <w:t>:</w:t>
        </w:r>
        <w:r>
          <w:rPr>
            <w:b/>
            <w:bCs/>
            <w:color w:val="808080"/>
          </w:rPr>
          <w:t xml:space="preserve"> </w:t>
        </w:r>
        <w:r>
          <w:rPr>
            <w:color w:val="808080"/>
          </w:rPr>
          <w:t xml:space="preserve">disponible para campo </w:t>
        </w:r>
        <w:proofErr w:type="spellStart"/>
        <w:r w:rsidRPr="00395340">
          <w:rPr>
            <w:i/>
            <w:iCs/>
            <w:color w:val="808080"/>
            <w:u w:val="single"/>
          </w:rPr>
          <w:t>codigo_marca_test</w:t>
        </w:r>
        <w:proofErr w:type="spellEnd"/>
        <w:r>
          <w:rPr>
            <w:color w:val="808080"/>
          </w:rPr>
          <w:t xml:space="preserve">, indicando la columna </w:t>
        </w:r>
        <w:r w:rsidRPr="00395340">
          <w:rPr>
            <w:i/>
            <w:iCs/>
            <w:color w:val="808080"/>
            <w:u w:val="single"/>
          </w:rPr>
          <w:t>clave</w:t>
        </w:r>
        <w:r>
          <w:rPr>
            <w:color w:val="808080"/>
          </w:rPr>
          <w:t xml:space="preserve"> de la planilla maestro de datos.</w:t>
        </w:r>
      </w:ins>
    </w:p>
    <w:p w14:paraId="6A63CC70" w14:textId="17E24446" w:rsidR="00E50A69" w:rsidRDefault="00921B97" w:rsidP="00E50A69">
      <w:pPr>
        <w:pStyle w:val="Ttulo3"/>
        <w:rPr>
          <w:ins w:id="177" w:author="Monica  Serrano" w:date="2022-05-20T15:43:00Z"/>
        </w:rPr>
      </w:pPr>
      <w:ins w:id="178" w:author="Monica  Serrano" w:date="2022-05-20T15:47:00Z">
        <w:r>
          <w:t>2.5.7 Posibles</w:t>
        </w:r>
      </w:ins>
      <w:ins w:id="179" w:author="Monica  Serrano" w:date="2022-05-20T15:42:00Z">
        <w:r w:rsidR="00E50A69">
          <w:t xml:space="preserve"> errores de Carga </w:t>
        </w:r>
        <w:r>
          <w:t>Masiva en PNTM</w:t>
        </w:r>
      </w:ins>
    </w:p>
    <w:p w14:paraId="3CC6E24F" w14:textId="77777777" w:rsidR="00921B97" w:rsidRPr="00921B97" w:rsidRDefault="00921B97" w:rsidP="00921B97">
      <w:pPr>
        <w:rPr>
          <w:ins w:id="180" w:author="Monica  Serrano" w:date="2022-05-20T15:42:00Z"/>
        </w:rPr>
        <w:pPrChange w:id="181" w:author="Monica  Serrano" w:date="2022-05-20T15:43:00Z">
          <w:pPr>
            <w:pStyle w:val="Ttulo3"/>
          </w:pPr>
        </w:pPrChange>
      </w:pPr>
    </w:p>
    <w:p w14:paraId="490A0A9B" w14:textId="65412A72" w:rsidR="00921B97" w:rsidRDefault="00921B97" w:rsidP="00921B97">
      <w:pPr>
        <w:spacing w:line="276" w:lineRule="auto"/>
        <w:rPr>
          <w:ins w:id="182" w:author="Monica  Serrano" w:date="2022-05-20T15:46:00Z"/>
          <w:color w:val="808080"/>
        </w:rPr>
      </w:pPr>
      <w:ins w:id="183" w:author="Monica  Serrano" w:date="2022-05-20T15:42:00Z">
        <w:r>
          <w:rPr>
            <w:color w:val="808080"/>
          </w:rPr>
          <w:t>En esta sección se</w:t>
        </w:r>
        <w:r w:rsidRPr="005B1EE2">
          <w:rPr>
            <w:color w:val="808080"/>
          </w:rPr>
          <w:t xml:space="preserve"> detallan tanto errores que pueden ser indicados por el sistema al momento de subir el documento, como errores que no detectará el sistema, pero que pueden provocar una perdida en la calidad de la información. El objetivo es que se verifiquen estas condiciones para poder subir una planilla de carga masiva de forma óptima a la plataforma Nacional de Toma de Muestras.</w:t>
        </w:r>
      </w:ins>
    </w:p>
    <w:p w14:paraId="10064556" w14:textId="77777777" w:rsidR="00921B97" w:rsidRPr="005B1EE2" w:rsidRDefault="00921B97" w:rsidP="00921B97">
      <w:pPr>
        <w:spacing w:line="276" w:lineRule="auto"/>
        <w:rPr>
          <w:ins w:id="184" w:author="Monica  Serrano" w:date="2022-05-20T15:42:00Z"/>
          <w:color w:val="808080"/>
        </w:rPr>
      </w:pPr>
    </w:p>
    <w:p w14:paraId="2145B3D4" w14:textId="6269D678" w:rsidR="00921B97" w:rsidRPr="00921B97" w:rsidRDefault="00921B97" w:rsidP="00921B97">
      <w:pPr>
        <w:spacing w:line="276" w:lineRule="auto"/>
        <w:rPr>
          <w:ins w:id="185" w:author="Monica  Serrano" w:date="2022-05-20T15:42:00Z"/>
          <w:rFonts w:asciiTheme="minorHAnsi" w:eastAsiaTheme="majorEastAsia" w:hAnsiTheme="minorHAnsi" w:cstheme="majorBidi"/>
          <w:b/>
          <w:bCs/>
          <w:color w:val="2F5496" w:themeColor="accent1" w:themeShade="BF"/>
          <w:sz w:val="24"/>
          <w:szCs w:val="24"/>
          <w:rPrChange w:id="186" w:author="Monica  Serrano" w:date="2022-05-20T15:44:00Z">
            <w:rPr>
              <w:ins w:id="187" w:author="Monica  Serrano" w:date="2022-05-20T15:42:00Z"/>
              <w:color w:val="2E75B5"/>
            </w:rPr>
          </w:rPrChange>
        </w:rPr>
      </w:pPr>
      <w:ins w:id="188" w:author="Monica  Serrano" w:date="2022-05-20T15:44:00Z">
        <w:r w:rsidRPr="00921B97">
          <w:rPr>
            <w:rFonts w:asciiTheme="minorHAnsi" w:eastAsiaTheme="majorEastAsia" w:hAnsiTheme="minorHAnsi" w:cstheme="majorBidi"/>
            <w:b/>
            <w:bCs/>
            <w:color w:val="2F5496" w:themeColor="accent1" w:themeShade="BF"/>
            <w:sz w:val="24"/>
            <w:szCs w:val="24"/>
          </w:rPr>
          <w:t>2.5.7.1 Errores</w:t>
        </w:r>
      </w:ins>
      <w:ins w:id="189" w:author="Monica  Serrano" w:date="2022-05-20T15:42:00Z">
        <w:r w:rsidRPr="00921B97">
          <w:rPr>
            <w:rFonts w:asciiTheme="minorHAnsi" w:eastAsiaTheme="majorEastAsia" w:hAnsiTheme="minorHAnsi" w:cstheme="majorBidi"/>
            <w:b/>
            <w:bCs/>
            <w:color w:val="2F5496" w:themeColor="accent1" w:themeShade="BF"/>
            <w:sz w:val="24"/>
            <w:szCs w:val="24"/>
            <w:rPrChange w:id="190" w:author="Monica  Serrano" w:date="2022-05-20T15:44:00Z">
              <w:rPr>
                <w:color w:val="2E75B5"/>
              </w:rPr>
            </w:rPrChange>
          </w:rPr>
          <w:t xml:space="preserve"> indicados por el sistema</w:t>
        </w:r>
      </w:ins>
    </w:p>
    <w:p w14:paraId="0A10857D" w14:textId="5BDDDB3F" w:rsidR="00921B97" w:rsidRDefault="00921B97" w:rsidP="00921B97">
      <w:pPr>
        <w:spacing w:line="276" w:lineRule="auto"/>
        <w:rPr>
          <w:ins w:id="191" w:author="Monica  Serrano" w:date="2022-05-20T15:46:00Z"/>
          <w:color w:val="808080"/>
        </w:rPr>
      </w:pPr>
      <w:ins w:id="192" w:author="Monica  Serrano" w:date="2022-05-20T15:42:00Z">
        <w:r w:rsidRPr="005B1EE2">
          <w:rPr>
            <w:color w:val="808080"/>
          </w:rPr>
          <w:t>A continuación, se describen posibles errores que puede indicar la plataforma al momento de subir la planilla de carga masiva:</w:t>
        </w:r>
      </w:ins>
    </w:p>
    <w:p w14:paraId="6930F406" w14:textId="77777777" w:rsidR="00921B97" w:rsidRPr="005B1EE2" w:rsidRDefault="00921B97" w:rsidP="00921B97">
      <w:pPr>
        <w:spacing w:line="276" w:lineRule="auto"/>
        <w:rPr>
          <w:ins w:id="193" w:author="Monica  Serrano" w:date="2022-05-20T15:42:00Z"/>
          <w:color w:val="808080"/>
        </w:rPr>
      </w:pPr>
    </w:p>
    <w:p w14:paraId="36DDCC1A" w14:textId="74D79249" w:rsidR="00921B97" w:rsidRPr="00921B97" w:rsidRDefault="00921B97" w:rsidP="00921B97">
      <w:pPr>
        <w:spacing w:line="276" w:lineRule="auto"/>
        <w:rPr>
          <w:ins w:id="194" w:author="Monica  Serrano" w:date="2022-05-20T15:42:00Z"/>
          <w:rFonts w:asciiTheme="minorHAnsi" w:eastAsiaTheme="majorEastAsia" w:hAnsiTheme="minorHAnsi" w:cstheme="majorBidi"/>
          <w:b/>
          <w:bCs/>
          <w:color w:val="2F5496" w:themeColor="accent1" w:themeShade="BF"/>
          <w:sz w:val="24"/>
          <w:szCs w:val="24"/>
          <w:rPrChange w:id="195" w:author="Monica  Serrano" w:date="2022-05-20T15:44:00Z">
            <w:rPr>
              <w:ins w:id="196" w:author="Monica  Serrano" w:date="2022-05-20T15:42:00Z"/>
              <w:color w:val="2E75B5"/>
              <w:sz w:val="20"/>
              <w:szCs w:val="20"/>
            </w:rPr>
          </w:rPrChange>
        </w:rPr>
      </w:pPr>
      <w:ins w:id="197" w:author="Monica  Serrano" w:date="2022-05-20T15:47:00Z">
        <w:r>
          <w:rPr>
            <w:rFonts w:asciiTheme="minorHAnsi" w:eastAsiaTheme="majorEastAsia" w:hAnsiTheme="minorHAnsi" w:cstheme="majorBidi"/>
            <w:b/>
            <w:bCs/>
            <w:color w:val="2F5496" w:themeColor="accent1" w:themeShade="BF"/>
            <w:sz w:val="24"/>
            <w:szCs w:val="24"/>
          </w:rPr>
          <w:t>2.5.7.1.1</w:t>
        </w:r>
        <w:r w:rsidRPr="00921B97">
          <w:rPr>
            <w:rFonts w:asciiTheme="minorHAnsi" w:eastAsiaTheme="majorEastAsia" w:hAnsiTheme="minorHAnsi" w:cstheme="majorBidi"/>
            <w:b/>
            <w:bCs/>
            <w:color w:val="2F5496" w:themeColor="accent1" w:themeShade="BF"/>
            <w:sz w:val="24"/>
            <w:szCs w:val="24"/>
          </w:rPr>
          <w:t xml:space="preserve"> Campo</w:t>
        </w:r>
      </w:ins>
      <w:ins w:id="198" w:author="Monica  Serrano" w:date="2022-05-20T15:42:00Z">
        <w:r w:rsidRPr="00921B97">
          <w:rPr>
            <w:rFonts w:asciiTheme="minorHAnsi" w:eastAsiaTheme="majorEastAsia" w:hAnsiTheme="minorHAnsi" w:cstheme="majorBidi"/>
            <w:b/>
            <w:bCs/>
            <w:color w:val="2F5496" w:themeColor="accent1" w:themeShade="BF"/>
            <w:sz w:val="24"/>
            <w:szCs w:val="24"/>
            <w:rPrChange w:id="199" w:author="Monica  Serrano" w:date="2022-05-20T15:44:00Z">
              <w:rPr>
                <w:color w:val="2E75B5"/>
                <w:sz w:val="20"/>
                <w:szCs w:val="20"/>
              </w:rPr>
            </w:rPrChange>
          </w:rPr>
          <w:t xml:space="preserve"> obligatorio en blanco</w:t>
        </w:r>
      </w:ins>
    </w:p>
    <w:p w14:paraId="11DB6D3F" w14:textId="7DEC3854" w:rsidR="00921B97" w:rsidRPr="006D263E" w:rsidRDefault="00921B97" w:rsidP="00921B97">
      <w:pPr>
        <w:spacing w:line="276" w:lineRule="auto"/>
        <w:rPr>
          <w:ins w:id="200" w:author="Monica  Serrano" w:date="2022-05-20T15:42:00Z"/>
          <w:color w:val="808080"/>
        </w:rPr>
      </w:pPr>
      <w:ins w:id="201" w:author="Monica  Serrano" w:date="2022-05-20T15:42:00Z">
        <w:r w:rsidRPr="006D263E">
          <w:rPr>
            <w:color w:val="808080"/>
          </w:rPr>
          <w:t xml:space="preserve">Dicho error se presenta al dejar en blanco campos que son de carácter obligatorio, como, por ejemplo: </w:t>
        </w:r>
        <w:proofErr w:type="spellStart"/>
        <w:r w:rsidRPr="006D263E">
          <w:rPr>
            <w:color w:val="808080"/>
          </w:rPr>
          <w:t>run_pasaporte</w:t>
        </w:r>
        <w:proofErr w:type="spellEnd"/>
        <w:r w:rsidRPr="006D263E">
          <w:rPr>
            <w:color w:val="808080"/>
          </w:rPr>
          <w:t>.</w:t>
        </w:r>
      </w:ins>
    </w:p>
    <w:p w14:paraId="724F531C" w14:textId="2D6642E1" w:rsidR="00055202" w:rsidRDefault="00921B97" w:rsidP="00055202">
      <w:pPr>
        <w:pStyle w:val="TituloTabla"/>
        <w:rPr>
          <w:ins w:id="202" w:author="Monica  Serrano" w:date="2022-05-20T15:55:00Z"/>
          <w:rFonts w:asciiTheme="minorHAnsi" w:hAnsiTheme="minorHAnsi" w:cstheme="minorHAnsi"/>
          <w:b w:val="0"/>
          <w:bCs/>
          <w:i/>
          <w:iCs/>
          <w:sz w:val="18"/>
          <w:szCs w:val="22"/>
        </w:rPr>
      </w:pPr>
      <w:ins w:id="203" w:author="Monica  Serrano" w:date="2022-05-20T15:42:00Z">
        <w:r w:rsidRPr="00916D4E">
          <w:rPr>
            <w:rFonts w:asciiTheme="minorHAnsi" w:hAnsiTheme="minorHAnsi" w:cstheme="minorHAnsi"/>
            <w:b w:val="0"/>
            <w:bCs/>
            <w:i/>
            <w:iCs/>
            <w:sz w:val="18"/>
            <w:szCs w:val="22"/>
          </w:rPr>
          <w:t xml:space="preserve">Figura </w:t>
        </w:r>
      </w:ins>
      <w:ins w:id="204" w:author="Monica  Serrano" w:date="2022-05-20T15:55:00Z">
        <w:r w:rsidR="00055202">
          <w:rPr>
            <w:rFonts w:asciiTheme="minorHAnsi" w:hAnsiTheme="minorHAnsi" w:cstheme="minorHAnsi"/>
            <w:b w:val="0"/>
            <w:bCs/>
            <w:i/>
            <w:iCs/>
            <w:sz w:val="18"/>
            <w:szCs w:val="22"/>
          </w:rPr>
          <w:t>28</w:t>
        </w:r>
      </w:ins>
      <w:ins w:id="205" w:author="Monica  Serrano" w:date="2022-05-20T15:42:00Z">
        <w:r w:rsidRPr="00916D4E">
          <w:rPr>
            <w:rFonts w:asciiTheme="minorHAnsi" w:hAnsiTheme="minorHAnsi" w:cstheme="minorHAnsi"/>
            <w:b w:val="0"/>
            <w:bCs/>
            <w:i/>
            <w:iCs/>
            <w:sz w:val="18"/>
            <w:szCs w:val="22"/>
          </w:rPr>
          <w:t xml:space="preserve">: </w:t>
        </w:r>
        <w:r>
          <w:rPr>
            <w:rFonts w:asciiTheme="minorHAnsi" w:hAnsiTheme="minorHAnsi" w:cstheme="minorHAnsi"/>
            <w:b w:val="0"/>
            <w:bCs/>
            <w:i/>
            <w:iCs/>
            <w:sz w:val="18"/>
            <w:szCs w:val="22"/>
          </w:rPr>
          <w:t>Campo obligatorio no puede estar en blanco</w:t>
        </w:r>
      </w:ins>
    </w:p>
    <w:p w14:paraId="47208FD9" w14:textId="77777777" w:rsidR="00055202" w:rsidRPr="00055202" w:rsidRDefault="00055202" w:rsidP="00055202">
      <w:pPr>
        <w:rPr>
          <w:ins w:id="206" w:author="Monica  Serrano" w:date="2022-05-20T15:42:00Z"/>
          <w:lang w:val="es-MX" w:eastAsia="es-MX"/>
          <w:rPrChange w:id="207" w:author="Monica  Serrano" w:date="2022-05-20T15:55:00Z">
            <w:rPr>
              <w:ins w:id="208" w:author="Monica  Serrano" w:date="2022-05-20T15:42:00Z"/>
              <w:rFonts w:asciiTheme="minorHAnsi" w:hAnsiTheme="minorHAnsi" w:cstheme="minorHAnsi"/>
              <w:b w:val="0"/>
              <w:bCs/>
              <w:i/>
              <w:iCs/>
              <w:sz w:val="18"/>
              <w:szCs w:val="22"/>
            </w:rPr>
          </w:rPrChange>
        </w:rPr>
        <w:pPrChange w:id="209" w:author="Monica  Serrano" w:date="2022-05-20T15:56:00Z">
          <w:pPr>
            <w:pStyle w:val="TituloTabla"/>
          </w:pPr>
        </w:pPrChange>
      </w:pPr>
    </w:p>
    <w:p w14:paraId="14CEF87C" w14:textId="5A1EB073" w:rsidR="00921B97" w:rsidRDefault="00921B97" w:rsidP="00921B97">
      <w:pPr>
        <w:jc w:val="center"/>
        <w:rPr>
          <w:ins w:id="210" w:author="Monica  Serrano" w:date="2022-05-20T15:55:00Z"/>
          <w:lang w:val="es-MX" w:eastAsia="es-MX"/>
        </w:rPr>
      </w:pPr>
      <w:ins w:id="211" w:author="Monica  Serrano" w:date="2022-05-20T15:42:00Z">
        <w:r>
          <w:rPr>
            <w:noProof/>
            <w:color w:val="2E75B5"/>
          </w:rPr>
          <w:drawing>
            <wp:inline distT="0" distB="0" distL="0" distR="0" wp14:anchorId="72CE8E0E" wp14:editId="792CA34C">
              <wp:extent cx="2887980" cy="1375521"/>
              <wp:effectExtent l="0" t="0" r="7620" b="0"/>
              <wp:docPr id="58" name="Imagen 5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orreo electrónico&#10;&#10;Descripción generada automáticamente"/>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943841" cy="1402127"/>
                      </a:xfrm>
                      <a:prstGeom prst="rect">
                        <a:avLst/>
                      </a:prstGeom>
                      <a:noFill/>
                      <a:ln>
                        <a:noFill/>
                      </a:ln>
                    </pic:spPr>
                  </pic:pic>
                </a:graphicData>
              </a:graphic>
            </wp:inline>
          </w:drawing>
        </w:r>
      </w:ins>
    </w:p>
    <w:p w14:paraId="66642083" w14:textId="77777777" w:rsidR="00055202" w:rsidRPr="008B157E" w:rsidRDefault="00055202" w:rsidP="00921B97">
      <w:pPr>
        <w:jc w:val="center"/>
        <w:rPr>
          <w:ins w:id="212" w:author="Monica  Serrano" w:date="2022-05-20T15:42:00Z"/>
          <w:lang w:val="es-MX" w:eastAsia="es-MX"/>
        </w:rPr>
      </w:pPr>
    </w:p>
    <w:p w14:paraId="631F62B2" w14:textId="77777777" w:rsidR="00921B97" w:rsidRPr="006D263E" w:rsidRDefault="00921B97" w:rsidP="00921B97">
      <w:pPr>
        <w:pStyle w:val="Fuente"/>
        <w:rPr>
          <w:ins w:id="213" w:author="Monica  Serrano" w:date="2022-05-20T15:42:00Z"/>
          <w:rFonts w:asciiTheme="minorHAnsi" w:hAnsiTheme="minorHAnsi" w:cstheme="minorHAnsi"/>
          <w:i w:val="0"/>
          <w:iCs/>
          <w:sz w:val="18"/>
          <w:szCs w:val="22"/>
        </w:rPr>
      </w:pPr>
      <w:ins w:id="214" w:author="Monica  Serrano" w:date="2022-05-20T15:42:00Z">
        <w:r w:rsidRPr="00916D4E">
          <w:rPr>
            <w:rFonts w:asciiTheme="minorHAnsi" w:hAnsiTheme="minorHAnsi" w:cstheme="minorHAnsi"/>
            <w:i w:val="0"/>
            <w:iCs/>
            <w:sz w:val="18"/>
            <w:szCs w:val="22"/>
          </w:rPr>
          <w:t xml:space="preserve">Fuente: </w:t>
        </w:r>
        <w:r>
          <w:rPr>
            <w:rFonts w:asciiTheme="minorHAnsi" w:hAnsiTheme="minorHAnsi" w:cstheme="minorHAnsi"/>
            <w:i w:val="0"/>
            <w:iCs/>
            <w:sz w:val="18"/>
            <w:szCs w:val="22"/>
          </w:rPr>
          <w:t xml:space="preserve">Plataforma Nacional de Toma de Muestras </w:t>
        </w:r>
        <w:r>
          <w:fldChar w:fldCharType="begin"/>
        </w:r>
        <w:r>
          <w:instrText xml:space="preserve"> HYPERLINK "https://tomademuestras.minsal.cl" </w:instrText>
        </w:r>
        <w:r>
          <w:fldChar w:fldCharType="separate"/>
        </w:r>
        <w:r w:rsidRPr="00C175E3">
          <w:rPr>
            <w:rStyle w:val="Hipervnculo"/>
            <w:rFonts w:asciiTheme="minorHAnsi" w:hAnsiTheme="minorHAnsi" w:cstheme="minorHAnsi"/>
            <w:i w:val="0"/>
            <w:iCs/>
            <w:sz w:val="18"/>
            <w:szCs w:val="22"/>
          </w:rPr>
          <w:t>https://tomademuestras.minsal.cl</w:t>
        </w:r>
        <w:r>
          <w:rPr>
            <w:rStyle w:val="Hipervnculo"/>
            <w:rFonts w:asciiTheme="minorHAnsi" w:hAnsiTheme="minorHAnsi" w:cstheme="minorHAnsi"/>
            <w:i w:val="0"/>
            <w:iCs/>
            <w:sz w:val="18"/>
            <w:szCs w:val="22"/>
          </w:rPr>
          <w:fldChar w:fldCharType="end"/>
        </w:r>
      </w:ins>
    </w:p>
    <w:p w14:paraId="38969F96" w14:textId="77777777" w:rsidR="00055202" w:rsidRDefault="00055202" w:rsidP="00921B97">
      <w:pPr>
        <w:spacing w:line="276" w:lineRule="auto"/>
        <w:rPr>
          <w:ins w:id="215" w:author="Monica  Serrano" w:date="2022-05-20T15:55:00Z"/>
          <w:rFonts w:asciiTheme="minorHAnsi" w:eastAsiaTheme="majorEastAsia" w:hAnsiTheme="minorHAnsi" w:cstheme="majorBidi"/>
          <w:b/>
          <w:bCs/>
          <w:color w:val="2F5496" w:themeColor="accent1" w:themeShade="BF"/>
          <w:sz w:val="24"/>
          <w:szCs w:val="24"/>
        </w:rPr>
      </w:pPr>
    </w:p>
    <w:p w14:paraId="5F834749" w14:textId="77777777" w:rsidR="00055202" w:rsidRDefault="00055202" w:rsidP="00921B97">
      <w:pPr>
        <w:spacing w:line="276" w:lineRule="auto"/>
        <w:rPr>
          <w:ins w:id="216" w:author="Monica  Serrano" w:date="2022-05-20T15:55:00Z"/>
          <w:rFonts w:asciiTheme="minorHAnsi" w:eastAsiaTheme="majorEastAsia" w:hAnsiTheme="minorHAnsi" w:cstheme="majorBidi"/>
          <w:b/>
          <w:bCs/>
          <w:color w:val="2F5496" w:themeColor="accent1" w:themeShade="BF"/>
          <w:sz w:val="24"/>
          <w:szCs w:val="24"/>
        </w:rPr>
      </w:pPr>
    </w:p>
    <w:p w14:paraId="461A229A" w14:textId="23DC8FBF" w:rsidR="00921B97" w:rsidRPr="00921B97" w:rsidRDefault="00921B97" w:rsidP="00921B97">
      <w:pPr>
        <w:spacing w:line="276" w:lineRule="auto"/>
        <w:rPr>
          <w:ins w:id="217" w:author="Monica  Serrano" w:date="2022-05-20T15:42:00Z"/>
          <w:rFonts w:asciiTheme="minorHAnsi" w:eastAsiaTheme="majorEastAsia" w:hAnsiTheme="minorHAnsi" w:cstheme="majorBidi"/>
          <w:b/>
          <w:bCs/>
          <w:color w:val="2F5496" w:themeColor="accent1" w:themeShade="BF"/>
          <w:sz w:val="24"/>
          <w:szCs w:val="24"/>
          <w:rPrChange w:id="218" w:author="Monica  Serrano" w:date="2022-05-20T15:47:00Z">
            <w:rPr>
              <w:ins w:id="219" w:author="Monica  Serrano" w:date="2022-05-20T15:42:00Z"/>
              <w:color w:val="2E75B5"/>
              <w:sz w:val="20"/>
              <w:szCs w:val="20"/>
            </w:rPr>
          </w:rPrChange>
        </w:rPr>
      </w:pPr>
      <w:ins w:id="220" w:author="Monica  Serrano" w:date="2022-05-20T15:47:00Z">
        <w:r w:rsidRPr="00921B97">
          <w:rPr>
            <w:rFonts w:asciiTheme="minorHAnsi" w:eastAsiaTheme="majorEastAsia" w:hAnsiTheme="minorHAnsi" w:cstheme="majorBidi"/>
            <w:b/>
            <w:bCs/>
            <w:color w:val="2F5496" w:themeColor="accent1" w:themeShade="BF"/>
            <w:sz w:val="24"/>
            <w:szCs w:val="24"/>
          </w:rPr>
          <w:lastRenderedPageBreak/>
          <w:t>2.5.7.1.2 RUN</w:t>
        </w:r>
      </w:ins>
      <w:ins w:id="221" w:author="Monica  Serrano" w:date="2022-05-20T15:42:00Z">
        <w:r w:rsidRPr="00921B97">
          <w:rPr>
            <w:rFonts w:asciiTheme="minorHAnsi" w:eastAsiaTheme="majorEastAsia" w:hAnsiTheme="minorHAnsi" w:cstheme="majorBidi"/>
            <w:b/>
            <w:bCs/>
            <w:color w:val="2F5496" w:themeColor="accent1" w:themeShade="BF"/>
            <w:sz w:val="24"/>
            <w:szCs w:val="24"/>
            <w:rPrChange w:id="222" w:author="Monica  Serrano" w:date="2022-05-20T15:47:00Z">
              <w:rPr>
                <w:color w:val="2E75B5"/>
                <w:sz w:val="20"/>
                <w:szCs w:val="20"/>
              </w:rPr>
            </w:rPrChange>
          </w:rPr>
          <w:t xml:space="preserve"> Paciente Incorrecto</w:t>
        </w:r>
      </w:ins>
    </w:p>
    <w:p w14:paraId="73AE42E9" w14:textId="77777777" w:rsidR="00921B97" w:rsidRPr="005E5799" w:rsidRDefault="00921B97" w:rsidP="00921B97">
      <w:pPr>
        <w:spacing w:line="276" w:lineRule="auto"/>
        <w:rPr>
          <w:ins w:id="223" w:author="Monica  Serrano" w:date="2022-05-20T15:42:00Z"/>
          <w:color w:val="808080"/>
        </w:rPr>
      </w:pPr>
      <w:ins w:id="224" w:author="Monica  Serrano" w:date="2022-05-20T15:42:00Z">
        <w:r w:rsidRPr="005E5799">
          <w:rPr>
            <w:color w:val="808080"/>
          </w:rPr>
          <w:t xml:space="preserve">Dicho error se presenta cuando la planilla posee algún RUN </w:t>
        </w:r>
        <w:r>
          <w:rPr>
            <w:color w:val="808080"/>
          </w:rPr>
          <w:t xml:space="preserve">que </w:t>
        </w:r>
        <w:r w:rsidRPr="005E5799">
          <w:rPr>
            <w:color w:val="808080"/>
          </w:rPr>
          <w:t>inválido</w:t>
        </w:r>
        <w:r>
          <w:rPr>
            <w:color w:val="808080"/>
          </w:rPr>
          <w:t>. Cabe destacar que el RUN debe ser escrito sin puntos y con guion:</w:t>
        </w:r>
      </w:ins>
    </w:p>
    <w:p w14:paraId="7F49E418" w14:textId="0C4796E3" w:rsidR="00921B97" w:rsidRDefault="00921B97" w:rsidP="00921B97">
      <w:pPr>
        <w:pStyle w:val="TituloTabla"/>
        <w:rPr>
          <w:ins w:id="225" w:author="Monica  Serrano" w:date="2022-05-20T15:55:00Z"/>
          <w:rFonts w:asciiTheme="minorHAnsi" w:hAnsiTheme="minorHAnsi" w:cstheme="minorHAnsi"/>
          <w:b w:val="0"/>
          <w:bCs/>
          <w:i/>
          <w:iCs/>
          <w:sz w:val="18"/>
          <w:szCs w:val="22"/>
        </w:rPr>
      </w:pPr>
      <w:ins w:id="226" w:author="Monica  Serrano" w:date="2022-05-20T15:42:00Z">
        <w:r w:rsidRPr="00916D4E">
          <w:rPr>
            <w:rFonts w:asciiTheme="minorHAnsi" w:hAnsiTheme="minorHAnsi" w:cstheme="minorHAnsi"/>
            <w:b w:val="0"/>
            <w:bCs/>
            <w:i/>
            <w:iCs/>
            <w:sz w:val="18"/>
            <w:szCs w:val="22"/>
          </w:rPr>
          <w:t xml:space="preserve">Figura </w:t>
        </w:r>
      </w:ins>
      <w:ins w:id="227" w:author="Monica  Serrano" w:date="2022-05-20T15:56:00Z">
        <w:r w:rsidR="00055202">
          <w:rPr>
            <w:rFonts w:asciiTheme="minorHAnsi" w:hAnsiTheme="minorHAnsi" w:cstheme="minorHAnsi"/>
            <w:b w:val="0"/>
            <w:bCs/>
            <w:i/>
            <w:iCs/>
            <w:sz w:val="18"/>
            <w:szCs w:val="22"/>
          </w:rPr>
          <w:t>29</w:t>
        </w:r>
      </w:ins>
      <w:ins w:id="228" w:author="Monica  Serrano" w:date="2022-05-20T15:42:00Z">
        <w:r w:rsidRPr="00916D4E">
          <w:rPr>
            <w:rFonts w:asciiTheme="minorHAnsi" w:hAnsiTheme="minorHAnsi" w:cstheme="minorHAnsi"/>
            <w:b w:val="0"/>
            <w:bCs/>
            <w:i/>
            <w:iCs/>
            <w:sz w:val="18"/>
            <w:szCs w:val="22"/>
          </w:rPr>
          <w:t xml:space="preserve">: </w:t>
        </w:r>
        <w:r>
          <w:rPr>
            <w:rFonts w:asciiTheme="minorHAnsi" w:hAnsiTheme="minorHAnsi" w:cstheme="minorHAnsi"/>
            <w:b w:val="0"/>
            <w:bCs/>
            <w:i/>
            <w:iCs/>
            <w:sz w:val="18"/>
            <w:szCs w:val="22"/>
          </w:rPr>
          <w:t xml:space="preserve">Campo </w:t>
        </w:r>
        <w:proofErr w:type="spellStart"/>
        <w:r>
          <w:rPr>
            <w:rFonts w:asciiTheme="minorHAnsi" w:hAnsiTheme="minorHAnsi" w:cstheme="minorHAnsi"/>
            <w:b w:val="0"/>
            <w:bCs/>
            <w:i/>
            <w:iCs/>
            <w:sz w:val="18"/>
            <w:szCs w:val="22"/>
          </w:rPr>
          <w:t>Run_pasaporte</w:t>
        </w:r>
        <w:proofErr w:type="spellEnd"/>
        <w:r>
          <w:rPr>
            <w:rFonts w:asciiTheme="minorHAnsi" w:hAnsiTheme="minorHAnsi" w:cstheme="minorHAnsi"/>
            <w:b w:val="0"/>
            <w:bCs/>
            <w:i/>
            <w:iCs/>
            <w:sz w:val="18"/>
            <w:szCs w:val="22"/>
          </w:rPr>
          <w:t xml:space="preserve"> inválido</w:t>
        </w:r>
      </w:ins>
    </w:p>
    <w:p w14:paraId="44706AAE" w14:textId="77777777" w:rsidR="00055202" w:rsidRPr="00055202" w:rsidRDefault="00055202" w:rsidP="00055202">
      <w:pPr>
        <w:rPr>
          <w:ins w:id="229" w:author="Monica  Serrano" w:date="2022-05-20T15:42:00Z"/>
          <w:lang w:val="es-MX" w:eastAsia="es-MX"/>
          <w:rPrChange w:id="230" w:author="Monica  Serrano" w:date="2022-05-20T15:55:00Z">
            <w:rPr>
              <w:ins w:id="231" w:author="Monica  Serrano" w:date="2022-05-20T15:42:00Z"/>
              <w:rFonts w:asciiTheme="minorHAnsi" w:hAnsiTheme="minorHAnsi" w:cstheme="minorHAnsi"/>
              <w:b w:val="0"/>
              <w:bCs/>
              <w:i/>
              <w:iCs/>
              <w:sz w:val="18"/>
              <w:szCs w:val="22"/>
            </w:rPr>
          </w:rPrChange>
        </w:rPr>
        <w:pPrChange w:id="232" w:author="Monica  Serrano" w:date="2022-05-20T15:55:00Z">
          <w:pPr>
            <w:pStyle w:val="TituloTabla"/>
          </w:pPr>
        </w:pPrChange>
      </w:pPr>
    </w:p>
    <w:p w14:paraId="50C06BDF" w14:textId="037D5898" w:rsidR="00921B97" w:rsidRDefault="00921B97" w:rsidP="00921B97">
      <w:pPr>
        <w:jc w:val="center"/>
        <w:rPr>
          <w:ins w:id="233" w:author="Monica  Serrano" w:date="2022-05-20T15:56:00Z"/>
          <w:lang w:val="es-MX" w:eastAsia="es-MX"/>
        </w:rPr>
      </w:pPr>
      <w:ins w:id="234" w:author="Monica  Serrano" w:date="2022-05-20T15:42:00Z">
        <w:r>
          <w:rPr>
            <w:noProof/>
            <w:color w:val="2E75B5"/>
          </w:rPr>
          <w:drawing>
            <wp:inline distT="0" distB="0" distL="0" distR="0" wp14:anchorId="40819052" wp14:editId="458A816A">
              <wp:extent cx="2933700" cy="1474967"/>
              <wp:effectExtent l="0" t="0" r="0" b="0"/>
              <wp:docPr id="59" name="Imagen 5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orreo electrónico&#10;&#10;Descripción generada automáticament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57733" cy="1487050"/>
                      </a:xfrm>
                      <a:prstGeom prst="rect">
                        <a:avLst/>
                      </a:prstGeom>
                      <a:noFill/>
                      <a:ln>
                        <a:noFill/>
                      </a:ln>
                    </pic:spPr>
                  </pic:pic>
                </a:graphicData>
              </a:graphic>
            </wp:inline>
          </w:drawing>
        </w:r>
      </w:ins>
    </w:p>
    <w:p w14:paraId="7ABC6CEC" w14:textId="77777777" w:rsidR="00055202" w:rsidRPr="008B157E" w:rsidRDefault="00055202" w:rsidP="00921B97">
      <w:pPr>
        <w:jc w:val="center"/>
        <w:rPr>
          <w:ins w:id="235" w:author="Monica  Serrano" w:date="2022-05-20T15:42:00Z"/>
          <w:lang w:val="es-MX" w:eastAsia="es-MX"/>
        </w:rPr>
      </w:pPr>
    </w:p>
    <w:p w14:paraId="00F72D4C" w14:textId="77777777" w:rsidR="00921B97" w:rsidRDefault="00921B97" w:rsidP="00921B97">
      <w:pPr>
        <w:pStyle w:val="Fuente"/>
        <w:rPr>
          <w:ins w:id="236" w:author="Monica  Serrano" w:date="2022-05-20T15:42:00Z"/>
          <w:rFonts w:asciiTheme="minorHAnsi" w:hAnsiTheme="minorHAnsi" w:cstheme="minorHAnsi"/>
          <w:i w:val="0"/>
          <w:iCs/>
          <w:sz w:val="18"/>
          <w:szCs w:val="22"/>
        </w:rPr>
      </w:pPr>
      <w:ins w:id="237" w:author="Monica  Serrano" w:date="2022-05-20T15:42:00Z">
        <w:r w:rsidRPr="00916D4E">
          <w:rPr>
            <w:rFonts w:asciiTheme="minorHAnsi" w:hAnsiTheme="minorHAnsi" w:cstheme="minorHAnsi"/>
            <w:i w:val="0"/>
            <w:iCs/>
            <w:sz w:val="18"/>
            <w:szCs w:val="22"/>
          </w:rPr>
          <w:t xml:space="preserve">Fuente: </w:t>
        </w:r>
        <w:r>
          <w:rPr>
            <w:rFonts w:asciiTheme="minorHAnsi" w:hAnsiTheme="minorHAnsi" w:cstheme="minorHAnsi"/>
            <w:i w:val="0"/>
            <w:iCs/>
            <w:sz w:val="18"/>
            <w:szCs w:val="22"/>
          </w:rPr>
          <w:t xml:space="preserve">Plataforma Nacional de Toma de Muestras </w:t>
        </w:r>
        <w:r>
          <w:fldChar w:fldCharType="begin"/>
        </w:r>
        <w:r>
          <w:instrText xml:space="preserve"> HYPERLINK "https://tomademuestras.minsal.cl" </w:instrText>
        </w:r>
        <w:r>
          <w:fldChar w:fldCharType="separate"/>
        </w:r>
        <w:r w:rsidRPr="00C175E3">
          <w:rPr>
            <w:rStyle w:val="Hipervnculo"/>
            <w:rFonts w:asciiTheme="minorHAnsi" w:hAnsiTheme="minorHAnsi" w:cstheme="minorHAnsi"/>
            <w:i w:val="0"/>
            <w:iCs/>
            <w:sz w:val="18"/>
            <w:szCs w:val="22"/>
          </w:rPr>
          <w:t>https://tomademuestras.minsal.cl</w:t>
        </w:r>
        <w:r>
          <w:rPr>
            <w:rStyle w:val="Hipervnculo"/>
            <w:rFonts w:asciiTheme="minorHAnsi" w:hAnsiTheme="minorHAnsi" w:cstheme="minorHAnsi"/>
            <w:i w:val="0"/>
            <w:iCs/>
            <w:sz w:val="18"/>
            <w:szCs w:val="22"/>
          </w:rPr>
          <w:fldChar w:fldCharType="end"/>
        </w:r>
      </w:ins>
    </w:p>
    <w:p w14:paraId="25916393" w14:textId="77777777" w:rsidR="00921B97" w:rsidRPr="005E5799" w:rsidRDefault="00921B97" w:rsidP="00921B97">
      <w:pPr>
        <w:rPr>
          <w:ins w:id="238" w:author="Monica  Serrano" w:date="2022-05-20T15:42:00Z"/>
          <w:lang w:val="es-MX" w:eastAsia="es-MX"/>
        </w:rPr>
      </w:pPr>
    </w:p>
    <w:p w14:paraId="55A5C343" w14:textId="56511153" w:rsidR="00921B97" w:rsidRPr="00057F2B" w:rsidRDefault="009161D9" w:rsidP="00921B97">
      <w:pPr>
        <w:spacing w:line="276" w:lineRule="auto"/>
        <w:rPr>
          <w:ins w:id="239" w:author="Monica  Serrano" w:date="2022-05-20T15:42:00Z"/>
          <w:color w:val="2E75B5"/>
          <w:sz w:val="20"/>
          <w:szCs w:val="20"/>
        </w:rPr>
      </w:pPr>
      <w:ins w:id="240" w:author="Monica  Serrano" w:date="2022-05-20T15:47:00Z">
        <w:r w:rsidRPr="00921B97">
          <w:rPr>
            <w:rFonts w:asciiTheme="minorHAnsi" w:eastAsiaTheme="majorEastAsia" w:hAnsiTheme="minorHAnsi" w:cstheme="majorBidi"/>
            <w:b/>
            <w:bCs/>
            <w:color w:val="2F5496" w:themeColor="accent1" w:themeShade="BF"/>
            <w:sz w:val="24"/>
            <w:szCs w:val="24"/>
          </w:rPr>
          <w:t>2.5.7.1.</w:t>
        </w:r>
        <w:r>
          <w:rPr>
            <w:rFonts w:asciiTheme="minorHAnsi" w:eastAsiaTheme="majorEastAsia" w:hAnsiTheme="minorHAnsi" w:cstheme="majorBidi"/>
            <w:b/>
            <w:bCs/>
            <w:color w:val="2F5496" w:themeColor="accent1" w:themeShade="BF"/>
            <w:sz w:val="24"/>
            <w:szCs w:val="24"/>
          </w:rPr>
          <w:t>3</w:t>
        </w:r>
        <w:r w:rsidRPr="00921B97">
          <w:rPr>
            <w:rFonts w:asciiTheme="minorHAnsi" w:eastAsiaTheme="majorEastAsia" w:hAnsiTheme="minorHAnsi" w:cstheme="majorBidi"/>
            <w:b/>
            <w:bCs/>
            <w:color w:val="2F5496" w:themeColor="accent1" w:themeShade="BF"/>
            <w:sz w:val="24"/>
            <w:szCs w:val="24"/>
          </w:rPr>
          <w:t xml:space="preserve"> </w:t>
        </w:r>
      </w:ins>
      <w:ins w:id="241" w:author="Monica  Serrano" w:date="2022-05-20T15:42:00Z">
        <w:r w:rsidR="00921B97" w:rsidRPr="009161D9">
          <w:rPr>
            <w:rFonts w:asciiTheme="minorHAnsi" w:eastAsiaTheme="majorEastAsia" w:hAnsiTheme="minorHAnsi" w:cstheme="majorBidi"/>
            <w:b/>
            <w:bCs/>
            <w:color w:val="2F5496" w:themeColor="accent1" w:themeShade="BF"/>
            <w:sz w:val="24"/>
            <w:szCs w:val="24"/>
            <w:rPrChange w:id="242" w:author="Monica  Serrano" w:date="2022-05-20T15:47:00Z">
              <w:rPr>
                <w:color w:val="2E75B5"/>
                <w:sz w:val="20"/>
                <w:szCs w:val="20"/>
              </w:rPr>
            </w:rPrChange>
          </w:rPr>
          <w:t xml:space="preserve">Rut </w:t>
        </w:r>
        <w:proofErr w:type="spellStart"/>
        <w:r w:rsidR="00921B97" w:rsidRPr="009161D9">
          <w:rPr>
            <w:rFonts w:asciiTheme="minorHAnsi" w:eastAsiaTheme="majorEastAsia" w:hAnsiTheme="minorHAnsi" w:cstheme="majorBidi"/>
            <w:b/>
            <w:bCs/>
            <w:color w:val="2F5496" w:themeColor="accent1" w:themeShade="BF"/>
            <w:sz w:val="24"/>
            <w:szCs w:val="24"/>
            <w:rPrChange w:id="243" w:author="Monica  Serrano" w:date="2022-05-20T15:47:00Z">
              <w:rPr>
                <w:color w:val="2E75B5"/>
                <w:sz w:val="20"/>
                <w:szCs w:val="20"/>
              </w:rPr>
            </w:rPrChange>
          </w:rPr>
          <w:t>Profesional_sis</w:t>
        </w:r>
        <w:proofErr w:type="spellEnd"/>
        <w:r w:rsidR="00921B97" w:rsidRPr="009161D9">
          <w:rPr>
            <w:rFonts w:asciiTheme="minorHAnsi" w:eastAsiaTheme="majorEastAsia" w:hAnsiTheme="minorHAnsi" w:cstheme="majorBidi"/>
            <w:b/>
            <w:bCs/>
            <w:color w:val="2F5496" w:themeColor="accent1" w:themeShade="BF"/>
            <w:sz w:val="24"/>
            <w:szCs w:val="24"/>
            <w:rPrChange w:id="244" w:author="Monica  Serrano" w:date="2022-05-20T15:47:00Z">
              <w:rPr>
                <w:color w:val="2E75B5"/>
                <w:sz w:val="20"/>
                <w:szCs w:val="20"/>
              </w:rPr>
            </w:rPrChange>
          </w:rPr>
          <w:t xml:space="preserve"> o </w:t>
        </w:r>
        <w:proofErr w:type="spellStart"/>
        <w:r w:rsidR="00921B97" w:rsidRPr="009161D9">
          <w:rPr>
            <w:rFonts w:asciiTheme="minorHAnsi" w:eastAsiaTheme="majorEastAsia" w:hAnsiTheme="minorHAnsi" w:cstheme="majorBidi"/>
            <w:b/>
            <w:bCs/>
            <w:color w:val="2F5496" w:themeColor="accent1" w:themeShade="BF"/>
            <w:sz w:val="24"/>
            <w:szCs w:val="24"/>
            <w:rPrChange w:id="245" w:author="Monica  Serrano" w:date="2022-05-20T15:47:00Z">
              <w:rPr>
                <w:color w:val="2E75B5"/>
                <w:sz w:val="20"/>
                <w:szCs w:val="20"/>
              </w:rPr>
            </w:rPrChange>
          </w:rPr>
          <w:t>Rut_medico</w:t>
        </w:r>
        <w:proofErr w:type="spellEnd"/>
        <w:r w:rsidR="00921B97" w:rsidRPr="009161D9">
          <w:rPr>
            <w:rFonts w:asciiTheme="minorHAnsi" w:eastAsiaTheme="majorEastAsia" w:hAnsiTheme="minorHAnsi" w:cstheme="majorBidi"/>
            <w:b/>
            <w:bCs/>
            <w:color w:val="2F5496" w:themeColor="accent1" w:themeShade="BF"/>
            <w:sz w:val="24"/>
            <w:szCs w:val="24"/>
            <w:rPrChange w:id="246" w:author="Monica  Serrano" w:date="2022-05-20T15:47:00Z">
              <w:rPr>
                <w:color w:val="2E75B5"/>
                <w:sz w:val="20"/>
                <w:szCs w:val="20"/>
              </w:rPr>
            </w:rPrChange>
          </w:rPr>
          <w:t xml:space="preserve"> no existente en base de profesionales</w:t>
        </w:r>
      </w:ins>
    </w:p>
    <w:p w14:paraId="5340C3E8" w14:textId="77777777" w:rsidR="00921B97" w:rsidRPr="005E5799" w:rsidRDefault="00921B97" w:rsidP="00921B97">
      <w:pPr>
        <w:spacing w:line="276" w:lineRule="auto"/>
        <w:rPr>
          <w:ins w:id="247" w:author="Monica  Serrano" w:date="2022-05-20T15:42:00Z"/>
          <w:color w:val="808080"/>
        </w:rPr>
      </w:pPr>
      <w:ins w:id="248" w:author="Monica  Serrano" w:date="2022-05-20T15:42:00Z">
        <w:r w:rsidRPr="006D263E">
          <w:rPr>
            <w:color w:val="808080"/>
          </w:rPr>
          <w:t xml:space="preserve">Dicho error se presenta al </w:t>
        </w:r>
        <w:r>
          <w:rPr>
            <w:color w:val="808080"/>
          </w:rPr>
          <w:t xml:space="preserve">ingresar un </w:t>
        </w:r>
        <w:proofErr w:type="spellStart"/>
        <w:r>
          <w:rPr>
            <w:color w:val="808080"/>
          </w:rPr>
          <w:t>rut</w:t>
        </w:r>
        <w:proofErr w:type="spellEnd"/>
        <w:r>
          <w:rPr>
            <w:color w:val="808080"/>
          </w:rPr>
          <w:t xml:space="preserve"> en el campo </w:t>
        </w:r>
        <w:proofErr w:type="spellStart"/>
        <w:r>
          <w:rPr>
            <w:color w:val="808080"/>
          </w:rPr>
          <w:t>rut_profesional</w:t>
        </w:r>
        <w:proofErr w:type="spellEnd"/>
        <w:r>
          <w:rPr>
            <w:color w:val="808080"/>
          </w:rPr>
          <w:t xml:space="preserve"> o </w:t>
        </w:r>
        <w:proofErr w:type="spellStart"/>
        <w:r>
          <w:rPr>
            <w:color w:val="808080"/>
          </w:rPr>
          <w:t>rut_medico</w:t>
        </w:r>
        <w:proofErr w:type="spellEnd"/>
        <w:r>
          <w:rPr>
            <w:color w:val="808080"/>
          </w:rPr>
          <w:t xml:space="preserve"> que no se encuentre en la base de profesionales. Favor pedir la integración de este profesional o médico en caso de que sea necesario:</w:t>
        </w:r>
      </w:ins>
    </w:p>
    <w:p w14:paraId="76A88647" w14:textId="18BD18B8" w:rsidR="00921B97" w:rsidRDefault="00921B97" w:rsidP="00921B97">
      <w:pPr>
        <w:pStyle w:val="TituloTabla"/>
        <w:rPr>
          <w:ins w:id="249" w:author="Monica  Serrano" w:date="2022-05-20T15:56:00Z"/>
          <w:rFonts w:asciiTheme="minorHAnsi" w:hAnsiTheme="minorHAnsi" w:cstheme="minorHAnsi"/>
          <w:b w:val="0"/>
          <w:bCs/>
          <w:i/>
          <w:iCs/>
          <w:sz w:val="18"/>
          <w:szCs w:val="22"/>
        </w:rPr>
      </w:pPr>
      <w:ins w:id="250" w:author="Monica  Serrano" w:date="2022-05-20T15:42:00Z">
        <w:r w:rsidRPr="00916D4E">
          <w:rPr>
            <w:rFonts w:asciiTheme="minorHAnsi" w:hAnsiTheme="minorHAnsi" w:cstheme="minorHAnsi"/>
            <w:b w:val="0"/>
            <w:bCs/>
            <w:i/>
            <w:iCs/>
            <w:sz w:val="18"/>
            <w:szCs w:val="22"/>
          </w:rPr>
          <w:t>Figura</w:t>
        </w:r>
      </w:ins>
      <w:ins w:id="251" w:author="Monica  Serrano" w:date="2022-05-20T15:56:00Z">
        <w:r w:rsidR="00055202">
          <w:rPr>
            <w:rFonts w:asciiTheme="minorHAnsi" w:hAnsiTheme="minorHAnsi" w:cstheme="minorHAnsi"/>
            <w:b w:val="0"/>
            <w:bCs/>
            <w:i/>
            <w:iCs/>
            <w:sz w:val="18"/>
            <w:szCs w:val="22"/>
          </w:rPr>
          <w:t xml:space="preserve"> 30</w:t>
        </w:r>
      </w:ins>
      <w:ins w:id="252" w:author="Monica  Serrano" w:date="2022-05-20T15:42:00Z">
        <w:r w:rsidRPr="00916D4E">
          <w:rPr>
            <w:rFonts w:asciiTheme="minorHAnsi" w:hAnsiTheme="minorHAnsi" w:cstheme="minorHAnsi"/>
            <w:b w:val="0"/>
            <w:bCs/>
            <w:i/>
            <w:iCs/>
            <w:sz w:val="18"/>
            <w:szCs w:val="22"/>
          </w:rPr>
          <w:t xml:space="preserve">: </w:t>
        </w:r>
        <w:r>
          <w:rPr>
            <w:rFonts w:asciiTheme="minorHAnsi" w:hAnsiTheme="minorHAnsi" w:cstheme="minorHAnsi"/>
            <w:b w:val="0"/>
            <w:bCs/>
            <w:i/>
            <w:iCs/>
            <w:sz w:val="18"/>
            <w:szCs w:val="22"/>
          </w:rPr>
          <w:t xml:space="preserve">Campo </w:t>
        </w:r>
        <w:proofErr w:type="spellStart"/>
        <w:r>
          <w:rPr>
            <w:rFonts w:asciiTheme="minorHAnsi" w:hAnsiTheme="minorHAnsi" w:cstheme="minorHAnsi"/>
            <w:b w:val="0"/>
            <w:bCs/>
            <w:i/>
            <w:iCs/>
            <w:sz w:val="18"/>
            <w:szCs w:val="22"/>
          </w:rPr>
          <w:t>rut</w:t>
        </w:r>
        <w:proofErr w:type="spellEnd"/>
        <w:r>
          <w:rPr>
            <w:rFonts w:asciiTheme="minorHAnsi" w:hAnsiTheme="minorHAnsi" w:cstheme="minorHAnsi"/>
            <w:b w:val="0"/>
            <w:bCs/>
            <w:i/>
            <w:iCs/>
            <w:sz w:val="18"/>
            <w:szCs w:val="22"/>
          </w:rPr>
          <w:t xml:space="preserve"> no existente en base de profesional</w:t>
        </w:r>
      </w:ins>
    </w:p>
    <w:p w14:paraId="55C9C2BE" w14:textId="77777777" w:rsidR="00055202" w:rsidRPr="00055202" w:rsidRDefault="00055202" w:rsidP="00055202">
      <w:pPr>
        <w:rPr>
          <w:ins w:id="253" w:author="Monica  Serrano" w:date="2022-05-20T15:42:00Z"/>
          <w:lang w:val="es-MX" w:eastAsia="es-MX"/>
          <w:rPrChange w:id="254" w:author="Monica  Serrano" w:date="2022-05-20T15:56:00Z">
            <w:rPr>
              <w:ins w:id="255" w:author="Monica  Serrano" w:date="2022-05-20T15:42:00Z"/>
              <w:rFonts w:asciiTheme="minorHAnsi" w:hAnsiTheme="minorHAnsi" w:cstheme="minorHAnsi"/>
              <w:b w:val="0"/>
              <w:bCs/>
              <w:i/>
              <w:iCs/>
              <w:sz w:val="18"/>
              <w:szCs w:val="22"/>
            </w:rPr>
          </w:rPrChange>
        </w:rPr>
        <w:pPrChange w:id="256" w:author="Monica  Serrano" w:date="2022-05-20T15:56:00Z">
          <w:pPr>
            <w:pStyle w:val="TituloTabla"/>
          </w:pPr>
        </w:pPrChange>
      </w:pPr>
    </w:p>
    <w:p w14:paraId="3A343A52" w14:textId="203FD691" w:rsidR="00921B97" w:rsidRDefault="00921B97" w:rsidP="00921B97">
      <w:pPr>
        <w:jc w:val="center"/>
        <w:rPr>
          <w:ins w:id="257" w:author="Monica  Serrano" w:date="2022-05-20T15:56:00Z"/>
          <w:lang w:val="es-MX" w:eastAsia="es-MX"/>
        </w:rPr>
      </w:pPr>
      <w:ins w:id="258" w:author="Monica  Serrano" w:date="2022-05-20T15:42:00Z">
        <w:r>
          <w:rPr>
            <w:noProof/>
            <w:color w:val="2E75B5"/>
          </w:rPr>
          <w:drawing>
            <wp:inline distT="0" distB="0" distL="0" distR="0" wp14:anchorId="6D93A15D" wp14:editId="53A24F2A">
              <wp:extent cx="2956560" cy="1614889"/>
              <wp:effectExtent l="0" t="0" r="0" b="4445"/>
              <wp:docPr id="60" name="Imagen 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 Aplicación&#10;&#10;Descripción generada automáticament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84725" cy="1630273"/>
                      </a:xfrm>
                      <a:prstGeom prst="rect">
                        <a:avLst/>
                      </a:prstGeom>
                      <a:noFill/>
                      <a:ln>
                        <a:noFill/>
                      </a:ln>
                    </pic:spPr>
                  </pic:pic>
                </a:graphicData>
              </a:graphic>
            </wp:inline>
          </w:drawing>
        </w:r>
      </w:ins>
    </w:p>
    <w:p w14:paraId="4C1734C5" w14:textId="77777777" w:rsidR="00055202" w:rsidRPr="008B157E" w:rsidRDefault="00055202" w:rsidP="00921B97">
      <w:pPr>
        <w:jc w:val="center"/>
        <w:rPr>
          <w:ins w:id="259" w:author="Monica  Serrano" w:date="2022-05-20T15:42:00Z"/>
          <w:lang w:val="es-MX" w:eastAsia="es-MX"/>
        </w:rPr>
      </w:pPr>
    </w:p>
    <w:p w14:paraId="00AE1E41" w14:textId="77777777" w:rsidR="00921B97" w:rsidRPr="00942AA7" w:rsidRDefault="00921B97" w:rsidP="00921B97">
      <w:pPr>
        <w:pStyle w:val="Fuente"/>
        <w:rPr>
          <w:ins w:id="260" w:author="Monica  Serrano" w:date="2022-05-20T15:42:00Z"/>
          <w:rFonts w:asciiTheme="minorHAnsi" w:hAnsiTheme="minorHAnsi" w:cstheme="minorHAnsi"/>
          <w:i w:val="0"/>
          <w:iCs/>
          <w:sz w:val="18"/>
          <w:szCs w:val="22"/>
        </w:rPr>
      </w:pPr>
      <w:ins w:id="261" w:author="Monica  Serrano" w:date="2022-05-20T15:42:00Z">
        <w:r w:rsidRPr="00916D4E">
          <w:rPr>
            <w:rFonts w:asciiTheme="minorHAnsi" w:hAnsiTheme="minorHAnsi" w:cstheme="minorHAnsi"/>
            <w:i w:val="0"/>
            <w:iCs/>
            <w:sz w:val="18"/>
            <w:szCs w:val="22"/>
          </w:rPr>
          <w:t xml:space="preserve">Fuente: </w:t>
        </w:r>
        <w:r>
          <w:rPr>
            <w:rFonts w:asciiTheme="minorHAnsi" w:hAnsiTheme="minorHAnsi" w:cstheme="minorHAnsi"/>
            <w:i w:val="0"/>
            <w:iCs/>
            <w:sz w:val="18"/>
            <w:szCs w:val="22"/>
          </w:rPr>
          <w:t xml:space="preserve">Plataforma Nacional de Toma de Muestras </w:t>
        </w:r>
        <w:r>
          <w:fldChar w:fldCharType="begin"/>
        </w:r>
        <w:r>
          <w:instrText xml:space="preserve"> HYPERLINK "https://tomademuestras.minsal.cl" </w:instrText>
        </w:r>
        <w:r>
          <w:fldChar w:fldCharType="separate"/>
        </w:r>
        <w:r w:rsidRPr="00C175E3">
          <w:rPr>
            <w:rStyle w:val="Hipervnculo"/>
            <w:rFonts w:asciiTheme="minorHAnsi" w:hAnsiTheme="minorHAnsi" w:cstheme="minorHAnsi"/>
            <w:i w:val="0"/>
            <w:iCs/>
            <w:sz w:val="18"/>
            <w:szCs w:val="22"/>
          </w:rPr>
          <w:t>https://tomademuestras.minsal.cl</w:t>
        </w:r>
        <w:r>
          <w:rPr>
            <w:rStyle w:val="Hipervnculo"/>
            <w:rFonts w:asciiTheme="minorHAnsi" w:hAnsiTheme="minorHAnsi" w:cstheme="minorHAnsi"/>
            <w:i w:val="0"/>
            <w:iCs/>
            <w:sz w:val="18"/>
            <w:szCs w:val="22"/>
          </w:rPr>
          <w:fldChar w:fldCharType="end"/>
        </w:r>
      </w:ins>
    </w:p>
    <w:p w14:paraId="32CB5B83" w14:textId="0F1941CD" w:rsidR="00921B97" w:rsidRPr="00057F2B" w:rsidRDefault="009161D9" w:rsidP="00921B97">
      <w:pPr>
        <w:spacing w:line="276" w:lineRule="auto"/>
        <w:rPr>
          <w:ins w:id="262" w:author="Monica  Serrano" w:date="2022-05-20T15:42:00Z"/>
          <w:color w:val="2E75B5"/>
          <w:sz w:val="20"/>
          <w:szCs w:val="20"/>
        </w:rPr>
      </w:pPr>
      <w:ins w:id="263" w:author="Monica  Serrano" w:date="2022-05-20T15:48:00Z">
        <w:r w:rsidRPr="00921B97">
          <w:rPr>
            <w:rFonts w:asciiTheme="minorHAnsi" w:eastAsiaTheme="majorEastAsia" w:hAnsiTheme="minorHAnsi" w:cstheme="majorBidi"/>
            <w:b/>
            <w:bCs/>
            <w:color w:val="2F5496" w:themeColor="accent1" w:themeShade="BF"/>
            <w:sz w:val="24"/>
            <w:szCs w:val="24"/>
          </w:rPr>
          <w:t>2.5.7.1.</w:t>
        </w:r>
        <w:r>
          <w:rPr>
            <w:rFonts w:asciiTheme="minorHAnsi" w:eastAsiaTheme="majorEastAsia" w:hAnsiTheme="minorHAnsi" w:cstheme="majorBidi"/>
            <w:b/>
            <w:bCs/>
            <w:color w:val="2F5496" w:themeColor="accent1" w:themeShade="BF"/>
            <w:sz w:val="24"/>
            <w:szCs w:val="24"/>
          </w:rPr>
          <w:t>4</w:t>
        </w:r>
        <w:r w:rsidRPr="00921B97">
          <w:rPr>
            <w:rFonts w:asciiTheme="minorHAnsi" w:eastAsiaTheme="majorEastAsia" w:hAnsiTheme="minorHAnsi" w:cstheme="majorBidi"/>
            <w:b/>
            <w:bCs/>
            <w:color w:val="2F5496" w:themeColor="accent1" w:themeShade="BF"/>
            <w:sz w:val="24"/>
            <w:szCs w:val="24"/>
          </w:rPr>
          <w:t xml:space="preserve"> </w:t>
        </w:r>
      </w:ins>
      <w:proofErr w:type="spellStart"/>
      <w:ins w:id="264" w:author="Monica  Serrano" w:date="2022-05-20T15:42:00Z">
        <w:r w:rsidR="00921B97" w:rsidRPr="009161D9">
          <w:rPr>
            <w:rFonts w:asciiTheme="minorHAnsi" w:eastAsiaTheme="majorEastAsia" w:hAnsiTheme="minorHAnsi" w:cstheme="majorBidi"/>
            <w:b/>
            <w:bCs/>
            <w:color w:val="2F5496" w:themeColor="accent1" w:themeShade="BF"/>
            <w:sz w:val="24"/>
            <w:szCs w:val="24"/>
            <w:rPrChange w:id="265" w:author="Monica  Serrano" w:date="2022-05-20T15:48:00Z">
              <w:rPr>
                <w:color w:val="2E75B5"/>
                <w:sz w:val="20"/>
                <w:szCs w:val="20"/>
              </w:rPr>
            </w:rPrChange>
          </w:rPr>
          <w:t>Rut_medico</w:t>
        </w:r>
        <w:proofErr w:type="spellEnd"/>
        <w:r w:rsidR="00921B97" w:rsidRPr="009161D9">
          <w:rPr>
            <w:rFonts w:asciiTheme="minorHAnsi" w:eastAsiaTheme="majorEastAsia" w:hAnsiTheme="minorHAnsi" w:cstheme="majorBidi"/>
            <w:b/>
            <w:bCs/>
            <w:color w:val="2F5496" w:themeColor="accent1" w:themeShade="BF"/>
            <w:sz w:val="24"/>
            <w:szCs w:val="24"/>
            <w:rPrChange w:id="266" w:author="Monica  Serrano" w:date="2022-05-20T15:48:00Z">
              <w:rPr>
                <w:color w:val="2E75B5"/>
                <w:sz w:val="20"/>
                <w:szCs w:val="20"/>
              </w:rPr>
            </w:rPrChange>
          </w:rPr>
          <w:t xml:space="preserve"> en blanco</w:t>
        </w:r>
      </w:ins>
    </w:p>
    <w:p w14:paraId="3E827766" w14:textId="77777777" w:rsidR="00921B97" w:rsidRPr="005E5799" w:rsidRDefault="00921B97" w:rsidP="00921B97">
      <w:pPr>
        <w:spacing w:line="276" w:lineRule="auto"/>
        <w:rPr>
          <w:ins w:id="267" w:author="Monica  Serrano" w:date="2022-05-20T15:42:00Z"/>
          <w:color w:val="808080"/>
        </w:rPr>
      </w:pPr>
      <w:ins w:id="268" w:author="Monica  Serrano" w:date="2022-05-20T15:42:00Z">
        <w:r w:rsidRPr="006D263E">
          <w:rPr>
            <w:color w:val="808080"/>
          </w:rPr>
          <w:t xml:space="preserve">Dicho error se presenta al dejar en blanco </w:t>
        </w:r>
        <w:r>
          <w:rPr>
            <w:color w:val="808080"/>
          </w:rPr>
          <w:t xml:space="preserve">el campo </w:t>
        </w:r>
        <w:proofErr w:type="spellStart"/>
        <w:r>
          <w:rPr>
            <w:color w:val="808080"/>
          </w:rPr>
          <w:t>rut_medico</w:t>
        </w:r>
        <w:proofErr w:type="spellEnd"/>
        <w:r>
          <w:rPr>
            <w:color w:val="808080"/>
          </w:rPr>
          <w:t xml:space="preserve">, debido a que la plataforma fue diseñada en un principio para recibir muestras de antígenos de pacientes sintomáticos provenientes de alguna médica. En caso de ser una muestra BAC, favor colocar el </w:t>
        </w:r>
        <w:proofErr w:type="spellStart"/>
        <w:r>
          <w:rPr>
            <w:color w:val="808080"/>
          </w:rPr>
          <w:t>rut</w:t>
        </w:r>
        <w:proofErr w:type="spellEnd"/>
        <w:r>
          <w:rPr>
            <w:color w:val="808080"/>
          </w:rPr>
          <w:t xml:space="preserve"> del profesional que lleve a cabo la toma de muestra:</w:t>
        </w:r>
      </w:ins>
    </w:p>
    <w:p w14:paraId="7F46FE27" w14:textId="77777777" w:rsidR="00055202" w:rsidRDefault="00055202" w:rsidP="00921B97">
      <w:pPr>
        <w:pStyle w:val="TituloTabla"/>
        <w:rPr>
          <w:ins w:id="269" w:author="Monica  Serrano" w:date="2022-05-20T15:56:00Z"/>
          <w:rFonts w:asciiTheme="minorHAnsi" w:hAnsiTheme="minorHAnsi" w:cstheme="minorHAnsi"/>
          <w:b w:val="0"/>
          <w:bCs/>
          <w:i/>
          <w:iCs/>
          <w:sz w:val="18"/>
          <w:szCs w:val="22"/>
        </w:rPr>
      </w:pPr>
    </w:p>
    <w:p w14:paraId="2E2B5BFC" w14:textId="1C075BC6" w:rsidR="00921B97" w:rsidRDefault="00921B97" w:rsidP="00921B97">
      <w:pPr>
        <w:pStyle w:val="TituloTabla"/>
        <w:rPr>
          <w:ins w:id="270" w:author="Monica  Serrano" w:date="2022-05-20T15:57:00Z"/>
          <w:rFonts w:asciiTheme="minorHAnsi" w:hAnsiTheme="minorHAnsi" w:cstheme="minorHAnsi"/>
          <w:b w:val="0"/>
          <w:bCs/>
          <w:i/>
          <w:iCs/>
          <w:sz w:val="18"/>
          <w:szCs w:val="22"/>
        </w:rPr>
      </w:pPr>
      <w:ins w:id="271" w:author="Monica  Serrano" w:date="2022-05-20T15:42:00Z">
        <w:r w:rsidRPr="00916D4E">
          <w:rPr>
            <w:rFonts w:asciiTheme="minorHAnsi" w:hAnsiTheme="minorHAnsi" w:cstheme="minorHAnsi"/>
            <w:b w:val="0"/>
            <w:bCs/>
            <w:i/>
            <w:iCs/>
            <w:sz w:val="18"/>
            <w:szCs w:val="22"/>
          </w:rPr>
          <w:lastRenderedPageBreak/>
          <w:t xml:space="preserve">Figura </w:t>
        </w:r>
      </w:ins>
      <w:ins w:id="272" w:author="Monica  Serrano" w:date="2022-05-20T15:57:00Z">
        <w:r w:rsidR="00055202">
          <w:rPr>
            <w:rFonts w:asciiTheme="minorHAnsi" w:hAnsiTheme="minorHAnsi" w:cstheme="minorHAnsi"/>
            <w:b w:val="0"/>
            <w:bCs/>
            <w:i/>
            <w:iCs/>
            <w:sz w:val="18"/>
            <w:szCs w:val="22"/>
          </w:rPr>
          <w:t>31</w:t>
        </w:r>
      </w:ins>
      <w:ins w:id="273" w:author="Monica  Serrano" w:date="2022-05-20T15:42:00Z">
        <w:r w:rsidRPr="00916D4E">
          <w:rPr>
            <w:rFonts w:asciiTheme="minorHAnsi" w:hAnsiTheme="minorHAnsi" w:cstheme="minorHAnsi"/>
            <w:b w:val="0"/>
            <w:bCs/>
            <w:i/>
            <w:iCs/>
            <w:sz w:val="18"/>
            <w:szCs w:val="22"/>
          </w:rPr>
          <w:t xml:space="preserve">: </w:t>
        </w:r>
        <w:r>
          <w:rPr>
            <w:rFonts w:asciiTheme="minorHAnsi" w:hAnsiTheme="minorHAnsi" w:cstheme="minorHAnsi"/>
            <w:b w:val="0"/>
            <w:bCs/>
            <w:i/>
            <w:iCs/>
            <w:sz w:val="18"/>
            <w:szCs w:val="22"/>
          </w:rPr>
          <w:t xml:space="preserve">Campo </w:t>
        </w:r>
        <w:proofErr w:type="spellStart"/>
        <w:r>
          <w:rPr>
            <w:rFonts w:asciiTheme="minorHAnsi" w:hAnsiTheme="minorHAnsi" w:cstheme="minorHAnsi"/>
            <w:b w:val="0"/>
            <w:bCs/>
            <w:i/>
            <w:iCs/>
            <w:sz w:val="18"/>
            <w:szCs w:val="22"/>
          </w:rPr>
          <w:t>Rut_medico</w:t>
        </w:r>
        <w:proofErr w:type="spellEnd"/>
        <w:r>
          <w:rPr>
            <w:rFonts w:asciiTheme="minorHAnsi" w:hAnsiTheme="minorHAnsi" w:cstheme="minorHAnsi"/>
            <w:b w:val="0"/>
            <w:bCs/>
            <w:i/>
            <w:iCs/>
            <w:sz w:val="18"/>
            <w:szCs w:val="22"/>
          </w:rPr>
          <w:t xml:space="preserve"> en blanco</w:t>
        </w:r>
      </w:ins>
    </w:p>
    <w:p w14:paraId="615875D2" w14:textId="77777777" w:rsidR="00055202" w:rsidRPr="00055202" w:rsidRDefault="00055202" w:rsidP="00055202">
      <w:pPr>
        <w:rPr>
          <w:ins w:id="274" w:author="Monica  Serrano" w:date="2022-05-20T15:42:00Z"/>
          <w:lang w:val="es-MX" w:eastAsia="es-MX"/>
          <w:rPrChange w:id="275" w:author="Monica  Serrano" w:date="2022-05-20T15:57:00Z">
            <w:rPr>
              <w:ins w:id="276" w:author="Monica  Serrano" w:date="2022-05-20T15:42:00Z"/>
              <w:rFonts w:asciiTheme="minorHAnsi" w:hAnsiTheme="minorHAnsi" w:cstheme="minorHAnsi"/>
              <w:b w:val="0"/>
              <w:bCs/>
              <w:i/>
              <w:iCs/>
              <w:sz w:val="18"/>
              <w:szCs w:val="22"/>
            </w:rPr>
          </w:rPrChange>
        </w:rPr>
        <w:pPrChange w:id="277" w:author="Monica  Serrano" w:date="2022-05-20T15:57:00Z">
          <w:pPr>
            <w:pStyle w:val="TituloTabla"/>
          </w:pPr>
        </w:pPrChange>
      </w:pPr>
    </w:p>
    <w:p w14:paraId="50749F1F" w14:textId="1FBE6DEA" w:rsidR="00921B97" w:rsidRDefault="00921B97" w:rsidP="00921B97">
      <w:pPr>
        <w:jc w:val="center"/>
        <w:rPr>
          <w:ins w:id="278" w:author="Monica  Serrano" w:date="2022-05-20T15:57:00Z"/>
          <w:lang w:val="es-MX" w:eastAsia="es-MX"/>
        </w:rPr>
      </w:pPr>
      <w:ins w:id="279" w:author="Monica  Serrano" w:date="2022-05-20T15:42:00Z">
        <w:r>
          <w:rPr>
            <w:noProof/>
            <w:color w:val="2E75B5"/>
          </w:rPr>
          <w:drawing>
            <wp:inline distT="0" distB="0" distL="0" distR="0" wp14:anchorId="14C3EB22" wp14:editId="3B2027E8">
              <wp:extent cx="3124200" cy="1408778"/>
              <wp:effectExtent l="0" t="0" r="0" b="1270"/>
              <wp:docPr id="61" name="Imagen 6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 Aplicación&#10;&#10;Descripción generada automáticament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35515" cy="1413880"/>
                      </a:xfrm>
                      <a:prstGeom prst="rect">
                        <a:avLst/>
                      </a:prstGeom>
                      <a:noFill/>
                      <a:ln>
                        <a:noFill/>
                      </a:ln>
                    </pic:spPr>
                  </pic:pic>
                </a:graphicData>
              </a:graphic>
            </wp:inline>
          </w:drawing>
        </w:r>
      </w:ins>
    </w:p>
    <w:p w14:paraId="678B5E9B" w14:textId="77777777" w:rsidR="00055202" w:rsidRPr="008B157E" w:rsidRDefault="00055202" w:rsidP="00921B97">
      <w:pPr>
        <w:jc w:val="center"/>
        <w:rPr>
          <w:ins w:id="280" w:author="Monica  Serrano" w:date="2022-05-20T15:42:00Z"/>
          <w:lang w:val="es-MX" w:eastAsia="es-MX"/>
        </w:rPr>
      </w:pPr>
    </w:p>
    <w:p w14:paraId="25095A88" w14:textId="77777777" w:rsidR="00921B97" w:rsidRDefault="00921B97" w:rsidP="00921B97">
      <w:pPr>
        <w:pStyle w:val="Fuente"/>
        <w:rPr>
          <w:ins w:id="281" w:author="Monica  Serrano" w:date="2022-05-20T15:42:00Z"/>
          <w:rFonts w:asciiTheme="minorHAnsi" w:hAnsiTheme="minorHAnsi" w:cstheme="minorHAnsi"/>
          <w:i w:val="0"/>
          <w:iCs/>
          <w:sz w:val="18"/>
          <w:szCs w:val="22"/>
        </w:rPr>
      </w:pPr>
      <w:ins w:id="282" w:author="Monica  Serrano" w:date="2022-05-20T15:42:00Z">
        <w:r w:rsidRPr="00916D4E">
          <w:rPr>
            <w:rFonts w:asciiTheme="minorHAnsi" w:hAnsiTheme="minorHAnsi" w:cstheme="minorHAnsi"/>
            <w:i w:val="0"/>
            <w:iCs/>
            <w:sz w:val="18"/>
            <w:szCs w:val="22"/>
          </w:rPr>
          <w:t xml:space="preserve">Fuente: </w:t>
        </w:r>
        <w:r>
          <w:rPr>
            <w:rFonts w:asciiTheme="minorHAnsi" w:hAnsiTheme="minorHAnsi" w:cstheme="minorHAnsi"/>
            <w:i w:val="0"/>
            <w:iCs/>
            <w:sz w:val="18"/>
            <w:szCs w:val="22"/>
          </w:rPr>
          <w:t xml:space="preserve">Plataforma Nacional de Toma de Muestras </w:t>
        </w:r>
        <w:r>
          <w:fldChar w:fldCharType="begin"/>
        </w:r>
        <w:r>
          <w:instrText xml:space="preserve"> HYPERLINK "https://tomademuestras.minsal.cl" </w:instrText>
        </w:r>
        <w:r>
          <w:fldChar w:fldCharType="separate"/>
        </w:r>
        <w:r w:rsidRPr="00C175E3">
          <w:rPr>
            <w:rStyle w:val="Hipervnculo"/>
            <w:rFonts w:asciiTheme="minorHAnsi" w:hAnsiTheme="minorHAnsi" w:cstheme="minorHAnsi"/>
            <w:i w:val="0"/>
            <w:iCs/>
            <w:sz w:val="18"/>
            <w:szCs w:val="22"/>
          </w:rPr>
          <w:t>https://tomademuestras.minsal.cl</w:t>
        </w:r>
        <w:r>
          <w:rPr>
            <w:rStyle w:val="Hipervnculo"/>
            <w:rFonts w:asciiTheme="minorHAnsi" w:hAnsiTheme="minorHAnsi" w:cstheme="minorHAnsi"/>
            <w:i w:val="0"/>
            <w:iCs/>
            <w:sz w:val="18"/>
            <w:szCs w:val="22"/>
          </w:rPr>
          <w:fldChar w:fldCharType="end"/>
        </w:r>
      </w:ins>
    </w:p>
    <w:p w14:paraId="72E2C6F4" w14:textId="77777777" w:rsidR="00921B97" w:rsidRDefault="00921B97" w:rsidP="00921B97">
      <w:pPr>
        <w:spacing w:line="276" w:lineRule="auto"/>
        <w:rPr>
          <w:ins w:id="283" w:author="Monica  Serrano" w:date="2022-05-20T15:42:00Z"/>
          <w:color w:val="2E75B5"/>
        </w:rPr>
      </w:pPr>
    </w:p>
    <w:p w14:paraId="00F77DA6" w14:textId="0CDC623F" w:rsidR="00921B97" w:rsidRPr="00057F2B" w:rsidRDefault="009161D9" w:rsidP="00921B97">
      <w:pPr>
        <w:spacing w:line="276" w:lineRule="auto"/>
        <w:rPr>
          <w:ins w:id="284" w:author="Monica  Serrano" w:date="2022-05-20T15:42:00Z"/>
          <w:color w:val="2E75B5"/>
          <w:sz w:val="20"/>
          <w:szCs w:val="20"/>
        </w:rPr>
      </w:pPr>
      <w:ins w:id="285" w:author="Monica  Serrano" w:date="2022-05-20T15:48:00Z">
        <w:r w:rsidRPr="00921B97">
          <w:rPr>
            <w:rFonts w:asciiTheme="minorHAnsi" w:eastAsiaTheme="majorEastAsia" w:hAnsiTheme="minorHAnsi" w:cstheme="majorBidi"/>
            <w:b/>
            <w:bCs/>
            <w:color w:val="2F5496" w:themeColor="accent1" w:themeShade="BF"/>
            <w:sz w:val="24"/>
            <w:szCs w:val="24"/>
          </w:rPr>
          <w:t>2.5.7.1.</w:t>
        </w:r>
        <w:r>
          <w:rPr>
            <w:rFonts w:asciiTheme="minorHAnsi" w:eastAsiaTheme="majorEastAsia" w:hAnsiTheme="minorHAnsi" w:cstheme="majorBidi"/>
            <w:b/>
            <w:bCs/>
            <w:color w:val="2F5496" w:themeColor="accent1" w:themeShade="BF"/>
            <w:sz w:val="24"/>
            <w:szCs w:val="24"/>
          </w:rPr>
          <w:t xml:space="preserve">5 </w:t>
        </w:r>
      </w:ins>
      <w:ins w:id="286" w:author="Monica  Serrano" w:date="2022-05-20T15:42:00Z">
        <w:r w:rsidR="00921B97" w:rsidRPr="009161D9">
          <w:rPr>
            <w:rFonts w:asciiTheme="minorHAnsi" w:eastAsiaTheme="majorEastAsia" w:hAnsiTheme="minorHAnsi" w:cstheme="majorBidi"/>
            <w:b/>
            <w:bCs/>
            <w:color w:val="2F5496" w:themeColor="accent1" w:themeShade="BF"/>
            <w:sz w:val="24"/>
            <w:szCs w:val="24"/>
            <w:rPrChange w:id="287" w:author="Monica  Serrano" w:date="2022-05-20T15:48:00Z">
              <w:rPr>
                <w:color w:val="2E75B5"/>
                <w:sz w:val="20"/>
                <w:szCs w:val="20"/>
              </w:rPr>
            </w:rPrChange>
          </w:rPr>
          <w:t>Fecha diferente a la fecha actual</w:t>
        </w:r>
      </w:ins>
    </w:p>
    <w:p w14:paraId="319BF849" w14:textId="77777777" w:rsidR="00921B97" w:rsidRPr="00057F2B" w:rsidRDefault="00921B97" w:rsidP="00921B97">
      <w:pPr>
        <w:spacing w:line="276" w:lineRule="auto"/>
        <w:rPr>
          <w:ins w:id="288" w:author="Monica  Serrano" w:date="2022-05-20T15:42:00Z"/>
          <w:color w:val="808080"/>
        </w:rPr>
      </w:pPr>
      <w:ins w:id="289" w:author="Monica  Serrano" w:date="2022-05-20T15:42:00Z">
        <w:r w:rsidRPr="006D263E">
          <w:rPr>
            <w:color w:val="808080"/>
          </w:rPr>
          <w:t xml:space="preserve">Dicho error se presenta al </w:t>
        </w:r>
        <w:r>
          <w:rPr>
            <w:color w:val="808080"/>
          </w:rPr>
          <w:t>ingresar una fecha de muestra diferente a la fecha actual:</w:t>
        </w:r>
      </w:ins>
    </w:p>
    <w:p w14:paraId="4790DE17" w14:textId="5CE11855" w:rsidR="00921B97" w:rsidRDefault="00921B97" w:rsidP="00921B97">
      <w:pPr>
        <w:pStyle w:val="TituloTabla"/>
        <w:rPr>
          <w:ins w:id="290" w:author="Monica  Serrano" w:date="2022-05-20T15:57:00Z"/>
          <w:rFonts w:asciiTheme="minorHAnsi" w:hAnsiTheme="minorHAnsi" w:cstheme="minorHAnsi"/>
          <w:b w:val="0"/>
          <w:bCs/>
          <w:i/>
          <w:iCs/>
          <w:sz w:val="18"/>
          <w:szCs w:val="22"/>
        </w:rPr>
      </w:pPr>
      <w:ins w:id="291" w:author="Monica  Serrano" w:date="2022-05-20T15:42:00Z">
        <w:r w:rsidRPr="00916D4E">
          <w:rPr>
            <w:rFonts w:asciiTheme="minorHAnsi" w:hAnsiTheme="minorHAnsi" w:cstheme="minorHAnsi"/>
            <w:b w:val="0"/>
            <w:bCs/>
            <w:i/>
            <w:iCs/>
            <w:sz w:val="18"/>
            <w:szCs w:val="22"/>
          </w:rPr>
          <w:t xml:space="preserve">Figura </w:t>
        </w:r>
      </w:ins>
      <w:ins w:id="292" w:author="Monica  Serrano" w:date="2022-05-20T15:57:00Z">
        <w:r w:rsidR="00055202">
          <w:rPr>
            <w:rFonts w:asciiTheme="minorHAnsi" w:hAnsiTheme="minorHAnsi" w:cstheme="minorHAnsi"/>
            <w:b w:val="0"/>
            <w:bCs/>
            <w:i/>
            <w:iCs/>
            <w:sz w:val="18"/>
            <w:szCs w:val="22"/>
          </w:rPr>
          <w:t>32</w:t>
        </w:r>
      </w:ins>
      <w:ins w:id="293" w:author="Monica  Serrano" w:date="2022-05-20T15:42:00Z">
        <w:r w:rsidRPr="00916D4E">
          <w:rPr>
            <w:rFonts w:asciiTheme="minorHAnsi" w:hAnsiTheme="minorHAnsi" w:cstheme="minorHAnsi"/>
            <w:b w:val="0"/>
            <w:bCs/>
            <w:i/>
            <w:iCs/>
            <w:sz w:val="18"/>
            <w:szCs w:val="22"/>
          </w:rPr>
          <w:t xml:space="preserve">: </w:t>
        </w:r>
        <w:r>
          <w:rPr>
            <w:rFonts w:asciiTheme="minorHAnsi" w:hAnsiTheme="minorHAnsi" w:cstheme="minorHAnsi"/>
            <w:b w:val="0"/>
            <w:bCs/>
            <w:i/>
            <w:iCs/>
            <w:sz w:val="18"/>
            <w:szCs w:val="22"/>
          </w:rPr>
          <w:t xml:space="preserve">Campo </w:t>
        </w:r>
        <w:proofErr w:type="spellStart"/>
        <w:r>
          <w:rPr>
            <w:rFonts w:asciiTheme="minorHAnsi" w:hAnsiTheme="minorHAnsi" w:cstheme="minorHAnsi"/>
            <w:b w:val="0"/>
            <w:bCs/>
            <w:i/>
            <w:iCs/>
            <w:sz w:val="18"/>
            <w:szCs w:val="22"/>
          </w:rPr>
          <w:t>fecha_muestra</w:t>
        </w:r>
        <w:proofErr w:type="spellEnd"/>
        <w:r>
          <w:rPr>
            <w:rFonts w:asciiTheme="minorHAnsi" w:hAnsiTheme="minorHAnsi" w:cstheme="minorHAnsi"/>
            <w:b w:val="0"/>
            <w:bCs/>
            <w:i/>
            <w:iCs/>
            <w:sz w:val="18"/>
            <w:szCs w:val="22"/>
          </w:rPr>
          <w:t xml:space="preserve"> errónea</w:t>
        </w:r>
      </w:ins>
    </w:p>
    <w:p w14:paraId="426F5097" w14:textId="77777777" w:rsidR="00055202" w:rsidRPr="00055202" w:rsidRDefault="00055202" w:rsidP="00055202">
      <w:pPr>
        <w:rPr>
          <w:ins w:id="294" w:author="Monica  Serrano" w:date="2022-05-20T15:42:00Z"/>
          <w:lang w:val="es-MX" w:eastAsia="es-MX"/>
          <w:rPrChange w:id="295" w:author="Monica  Serrano" w:date="2022-05-20T15:57:00Z">
            <w:rPr>
              <w:ins w:id="296" w:author="Monica  Serrano" w:date="2022-05-20T15:42:00Z"/>
              <w:rFonts w:asciiTheme="minorHAnsi" w:hAnsiTheme="minorHAnsi" w:cstheme="minorHAnsi"/>
              <w:b w:val="0"/>
              <w:bCs/>
              <w:i/>
              <w:iCs/>
              <w:sz w:val="18"/>
              <w:szCs w:val="22"/>
            </w:rPr>
          </w:rPrChange>
        </w:rPr>
        <w:pPrChange w:id="297" w:author="Monica  Serrano" w:date="2022-05-20T15:57:00Z">
          <w:pPr>
            <w:pStyle w:val="TituloTabla"/>
          </w:pPr>
        </w:pPrChange>
      </w:pPr>
    </w:p>
    <w:p w14:paraId="1BA4E7F8" w14:textId="4940FCB8" w:rsidR="00921B97" w:rsidRDefault="00921B97" w:rsidP="00921B97">
      <w:pPr>
        <w:jc w:val="center"/>
        <w:rPr>
          <w:ins w:id="298" w:author="Monica  Serrano" w:date="2022-05-20T15:57:00Z"/>
          <w:lang w:val="es-MX" w:eastAsia="es-MX"/>
        </w:rPr>
      </w:pPr>
      <w:ins w:id="299" w:author="Monica  Serrano" w:date="2022-05-20T15:42:00Z">
        <w:r>
          <w:rPr>
            <w:noProof/>
            <w:color w:val="2E75B5"/>
          </w:rPr>
          <w:drawing>
            <wp:inline distT="0" distB="0" distL="0" distR="0" wp14:anchorId="5BA7BDBB" wp14:editId="4D268F97">
              <wp:extent cx="3444240" cy="1338754"/>
              <wp:effectExtent l="0" t="0" r="3810" b="0"/>
              <wp:docPr id="62" name="Imagen 6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10;&#10;Descripción generada automáticamente"/>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471522" cy="1349358"/>
                      </a:xfrm>
                      <a:prstGeom prst="rect">
                        <a:avLst/>
                      </a:prstGeom>
                      <a:noFill/>
                      <a:ln>
                        <a:noFill/>
                      </a:ln>
                    </pic:spPr>
                  </pic:pic>
                </a:graphicData>
              </a:graphic>
            </wp:inline>
          </w:drawing>
        </w:r>
      </w:ins>
    </w:p>
    <w:p w14:paraId="5D2C0199" w14:textId="77777777" w:rsidR="00055202" w:rsidRPr="008B157E" w:rsidRDefault="00055202" w:rsidP="00921B97">
      <w:pPr>
        <w:jc w:val="center"/>
        <w:rPr>
          <w:ins w:id="300" w:author="Monica  Serrano" w:date="2022-05-20T15:42:00Z"/>
          <w:lang w:val="es-MX" w:eastAsia="es-MX"/>
        </w:rPr>
      </w:pPr>
    </w:p>
    <w:p w14:paraId="2063DB87" w14:textId="77777777" w:rsidR="00921B97" w:rsidRDefault="00921B97" w:rsidP="00921B97">
      <w:pPr>
        <w:pStyle w:val="Fuente"/>
        <w:rPr>
          <w:ins w:id="301" w:author="Monica  Serrano" w:date="2022-05-20T15:42:00Z"/>
          <w:rStyle w:val="Hipervnculo"/>
          <w:rFonts w:asciiTheme="minorHAnsi" w:hAnsiTheme="minorHAnsi" w:cstheme="minorHAnsi"/>
          <w:i w:val="0"/>
          <w:iCs/>
          <w:sz w:val="18"/>
          <w:szCs w:val="22"/>
        </w:rPr>
      </w:pPr>
      <w:ins w:id="302" w:author="Monica  Serrano" w:date="2022-05-20T15:42:00Z">
        <w:r w:rsidRPr="00916D4E">
          <w:rPr>
            <w:rFonts w:asciiTheme="minorHAnsi" w:hAnsiTheme="minorHAnsi" w:cstheme="minorHAnsi"/>
            <w:i w:val="0"/>
            <w:iCs/>
            <w:sz w:val="18"/>
            <w:szCs w:val="22"/>
          </w:rPr>
          <w:t xml:space="preserve">Fuente: </w:t>
        </w:r>
        <w:r>
          <w:rPr>
            <w:rFonts w:asciiTheme="minorHAnsi" w:hAnsiTheme="minorHAnsi" w:cstheme="minorHAnsi"/>
            <w:i w:val="0"/>
            <w:iCs/>
            <w:sz w:val="18"/>
            <w:szCs w:val="22"/>
          </w:rPr>
          <w:t xml:space="preserve">Plataforma Nacional de Toma de Muestras </w:t>
        </w:r>
        <w:r>
          <w:fldChar w:fldCharType="begin"/>
        </w:r>
        <w:r>
          <w:instrText xml:space="preserve"> HYPERLINK "https://tomademuestras.minsal.cl" </w:instrText>
        </w:r>
        <w:r>
          <w:fldChar w:fldCharType="separate"/>
        </w:r>
        <w:r w:rsidRPr="00C175E3">
          <w:rPr>
            <w:rStyle w:val="Hipervnculo"/>
            <w:rFonts w:asciiTheme="minorHAnsi" w:hAnsiTheme="minorHAnsi" w:cstheme="minorHAnsi"/>
            <w:i w:val="0"/>
            <w:iCs/>
            <w:sz w:val="18"/>
            <w:szCs w:val="22"/>
          </w:rPr>
          <w:t>https://tomademuestras.minsal.cl</w:t>
        </w:r>
        <w:r>
          <w:rPr>
            <w:rStyle w:val="Hipervnculo"/>
            <w:rFonts w:asciiTheme="minorHAnsi" w:hAnsiTheme="minorHAnsi" w:cstheme="minorHAnsi"/>
            <w:i w:val="0"/>
            <w:iCs/>
            <w:sz w:val="18"/>
            <w:szCs w:val="22"/>
          </w:rPr>
          <w:fldChar w:fldCharType="end"/>
        </w:r>
      </w:ins>
    </w:p>
    <w:p w14:paraId="31E999FE" w14:textId="77777777" w:rsidR="00921B97" w:rsidRPr="00C66EDB" w:rsidRDefault="00921B97" w:rsidP="00921B97">
      <w:pPr>
        <w:rPr>
          <w:ins w:id="303" w:author="Monica  Serrano" w:date="2022-05-20T15:42:00Z"/>
          <w:lang w:val="es-MX" w:eastAsia="es-MX"/>
        </w:rPr>
      </w:pPr>
    </w:p>
    <w:p w14:paraId="69C577D8" w14:textId="544AF576" w:rsidR="00921B97" w:rsidRDefault="009161D9" w:rsidP="00921B97">
      <w:pPr>
        <w:spacing w:line="276" w:lineRule="auto"/>
        <w:rPr>
          <w:ins w:id="304" w:author="Monica  Serrano" w:date="2022-05-20T15:42:00Z"/>
          <w:color w:val="2E75B5"/>
          <w:sz w:val="20"/>
          <w:szCs w:val="20"/>
        </w:rPr>
      </w:pPr>
      <w:ins w:id="305" w:author="Monica  Serrano" w:date="2022-05-20T15:48:00Z">
        <w:r w:rsidRPr="00921B97">
          <w:rPr>
            <w:rFonts w:asciiTheme="minorHAnsi" w:eastAsiaTheme="majorEastAsia" w:hAnsiTheme="minorHAnsi" w:cstheme="majorBidi"/>
            <w:b/>
            <w:bCs/>
            <w:color w:val="2F5496" w:themeColor="accent1" w:themeShade="BF"/>
            <w:sz w:val="24"/>
            <w:szCs w:val="24"/>
          </w:rPr>
          <w:t>2.5.7.1.</w:t>
        </w:r>
        <w:r>
          <w:rPr>
            <w:rFonts w:asciiTheme="minorHAnsi" w:eastAsiaTheme="majorEastAsia" w:hAnsiTheme="minorHAnsi" w:cstheme="majorBidi"/>
            <w:b/>
            <w:bCs/>
            <w:color w:val="2F5496" w:themeColor="accent1" w:themeShade="BF"/>
            <w:sz w:val="24"/>
            <w:szCs w:val="24"/>
          </w:rPr>
          <w:t>6</w:t>
        </w:r>
        <w:r>
          <w:rPr>
            <w:rFonts w:asciiTheme="minorHAnsi" w:eastAsiaTheme="majorEastAsia" w:hAnsiTheme="minorHAnsi" w:cstheme="majorBidi"/>
            <w:b/>
            <w:bCs/>
            <w:color w:val="2F5496" w:themeColor="accent1" w:themeShade="BF"/>
            <w:sz w:val="24"/>
            <w:szCs w:val="24"/>
          </w:rPr>
          <w:t xml:space="preserve"> </w:t>
        </w:r>
      </w:ins>
      <w:ins w:id="306" w:author="Monica  Serrano" w:date="2022-05-20T15:42:00Z">
        <w:r w:rsidR="00921B97" w:rsidRPr="009161D9">
          <w:rPr>
            <w:rFonts w:asciiTheme="minorHAnsi" w:eastAsiaTheme="majorEastAsia" w:hAnsiTheme="minorHAnsi" w:cstheme="majorBidi"/>
            <w:b/>
            <w:bCs/>
            <w:color w:val="2F5496" w:themeColor="accent1" w:themeShade="BF"/>
            <w:sz w:val="24"/>
            <w:szCs w:val="24"/>
            <w:rPrChange w:id="307" w:author="Monica  Serrano" w:date="2022-05-20T15:49:00Z">
              <w:rPr>
                <w:color w:val="2E75B5"/>
                <w:sz w:val="20"/>
                <w:szCs w:val="20"/>
              </w:rPr>
            </w:rPrChange>
          </w:rPr>
          <w:t>Campo no figura dentro del conjunto de datos</w:t>
        </w:r>
      </w:ins>
    </w:p>
    <w:p w14:paraId="17E42595" w14:textId="1E8FABB6" w:rsidR="00921B97" w:rsidRPr="00055202" w:rsidRDefault="00921B97" w:rsidP="00055202">
      <w:pPr>
        <w:spacing w:line="276" w:lineRule="auto"/>
        <w:rPr>
          <w:ins w:id="308" w:author="Monica  Serrano" w:date="2022-05-20T15:42:00Z"/>
          <w:color w:val="808080"/>
          <w:rPrChange w:id="309" w:author="Monica  Serrano" w:date="2022-05-20T15:57:00Z">
            <w:rPr>
              <w:ins w:id="310" w:author="Monica  Serrano" w:date="2022-05-20T15:42:00Z"/>
              <w:lang w:val="es-MX" w:eastAsia="es-MX"/>
            </w:rPr>
          </w:rPrChange>
        </w:rPr>
        <w:pPrChange w:id="311" w:author="Monica  Serrano" w:date="2022-05-20T15:57:00Z">
          <w:pPr/>
        </w:pPrChange>
      </w:pPr>
      <w:ins w:id="312" w:author="Monica  Serrano" w:date="2022-05-20T15:42:00Z">
        <w:r w:rsidRPr="00C66EDB">
          <w:rPr>
            <w:color w:val="808080"/>
          </w:rPr>
          <w:t>Dicho error se presenta al ingresar información que no esté contenida dentro del maestro de datos. En dicho caso se indicará por pantalla el conjunto de datos aceptado:</w:t>
        </w:r>
      </w:ins>
    </w:p>
    <w:p w14:paraId="268294EE" w14:textId="25509784" w:rsidR="00921B97" w:rsidRDefault="00921B97" w:rsidP="00921B97">
      <w:pPr>
        <w:pStyle w:val="TituloTabla"/>
        <w:rPr>
          <w:ins w:id="313" w:author="Monica  Serrano" w:date="2022-05-20T15:57:00Z"/>
          <w:rFonts w:asciiTheme="minorHAnsi" w:hAnsiTheme="minorHAnsi" w:cstheme="minorHAnsi"/>
          <w:b w:val="0"/>
          <w:bCs/>
          <w:i/>
          <w:iCs/>
          <w:sz w:val="18"/>
          <w:szCs w:val="22"/>
        </w:rPr>
      </w:pPr>
      <w:ins w:id="314" w:author="Monica  Serrano" w:date="2022-05-20T15:42:00Z">
        <w:r w:rsidRPr="00916D4E">
          <w:rPr>
            <w:rFonts w:asciiTheme="minorHAnsi" w:hAnsiTheme="minorHAnsi" w:cstheme="minorHAnsi"/>
            <w:b w:val="0"/>
            <w:bCs/>
            <w:i/>
            <w:iCs/>
            <w:sz w:val="18"/>
            <w:szCs w:val="22"/>
          </w:rPr>
          <w:t xml:space="preserve">Figura </w:t>
        </w:r>
      </w:ins>
      <w:ins w:id="315" w:author="Monica  Serrano" w:date="2022-05-20T15:57:00Z">
        <w:r w:rsidR="00055202">
          <w:rPr>
            <w:rFonts w:asciiTheme="minorHAnsi" w:hAnsiTheme="minorHAnsi" w:cstheme="minorHAnsi"/>
            <w:b w:val="0"/>
            <w:bCs/>
            <w:i/>
            <w:iCs/>
            <w:sz w:val="18"/>
            <w:szCs w:val="22"/>
          </w:rPr>
          <w:t>33</w:t>
        </w:r>
      </w:ins>
      <w:ins w:id="316" w:author="Monica  Serrano" w:date="2022-05-20T15:42:00Z">
        <w:r w:rsidRPr="00916D4E">
          <w:rPr>
            <w:rFonts w:asciiTheme="minorHAnsi" w:hAnsiTheme="minorHAnsi" w:cstheme="minorHAnsi"/>
            <w:b w:val="0"/>
            <w:bCs/>
            <w:i/>
            <w:iCs/>
            <w:sz w:val="18"/>
            <w:szCs w:val="22"/>
          </w:rPr>
          <w:t xml:space="preserve">: </w:t>
        </w:r>
        <w:r>
          <w:rPr>
            <w:rFonts w:asciiTheme="minorHAnsi" w:hAnsiTheme="minorHAnsi" w:cstheme="minorHAnsi"/>
            <w:b w:val="0"/>
            <w:bCs/>
            <w:i/>
            <w:iCs/>
            <w:sz w:val="18"/>
            <w:szCs w:val="22"/>
          </w:rPr>
          <w:t>Campo no está dentro del conjunto de datos</w:t>
        </w:r>
      </w:ins>
    </w:p>
    <w:p w14:paraId="1FD15EF9" w14:textId="77777777" w:rsidR="00055202" w:rsidRPr="00055202" w:rsidRDefault="00055202" w:rsidP="00055202">
      <w:pPr>
        <w:rPr>
          <w:ins w:id="317" w:author="Monica  Serrano" w:date="2022-05-20T15:42:00Z"/>
          <w:lang w:val="es-MX" w:eastAsia="es-MX"/>
          <w:rPrChange w:id="318" w:author="Monica  Serrano" w:date="2022-05-20T15:57:00Z">
            <w:rPr>
              <w:ins w:id="319" w:author="Monica  Serrano" w:date="2022-05-20T15:42:00Z"/>
              <w:rFonts w:asciiTheme="minorHAnsi" w:hAnsiTheme="minorHAnsi" w:cstheme="minorHAnsi"/>
              <w:b w:val="0"/>
              <w:bCs/>
              <w:i/>
              <w:iCs/>
              <w:sz w:val="18"/>
              <w:szCs w:val="22"/>
            </w:rPr>
          </w:rPrChange>
        </w:rPr>
        <w:pPrChange w:id="320" w:author="Monica  Serrano" w:date="2022-05-20T15:57:00Z">
          <w:pPr>
            <w:pStyle w:val="TituloTabla"/>
          </w:pPr>
        </w:pPrChange>
      </w:pPr>
    </w:p>
    <w:p w14:paraId="7A983318" w14:textId="7B2B9A51" w:rsidR="00921B97" w:rsidRDefault="00921B97" w:rsidP="00921B97">
      <w:pPr>
        <w:jc w:val="center"/>
        <w:rPr>
          <w:ins w:id="321" w:author="Monica  Serrano" w:date="2022-05-20T15:57:00Z"/>
          <w:lang w:val="es-MX" w:eastAsia="es-MX"/>
        </w:rPr>
      </w:pPr>
      <w:ins w:id="322" w:author="Monica  Serrano" w:date="2022-05-20T15:42:00Z">
        <w:r>
          <w:rPr>
            <w:noProof/>
            <w:lang w:val="es-MX" w:eastAsia="es-MX"/>
          </w:rPr>
          <w:drawing>
            <wp:inline distT="0" distB="0" distL="0" distR="0" wp14:anchorId="5B5F79D5" wp14:editId="78D1C262">
              <wp:extent cx="4353493" cy="1295400"/>
              <wp:effectExtent l="0" t="0" r="9525" b="0"/>
              <wp:docPr id="63" name="Imagen 6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Aplicación&#10;&#10;Descripción generada automáticamente"/>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370293" cy="1300399"/>
                      </a:xfrm>
                      <a:prstGeom prst="rect">
                        <a:avLst/>
                      </a:prstGeom>
                      <a:noFill/>
                      <a:ln>
                        <a:noFill/>
                      </a:ln>
                    </pic:spPr>
                  </pic:pic>
                </a:graphicData>
              </a:graphic>
            </wp:inline>
          </w:drawing>
        </w:r>
      </w:ins>
    </w:p>
    <w:p w14:paraId="52CC0777" w14:textId="77777777" w:rsidR="00055202" w:rsidRPr="008B157E" w:rsidRDefault="00055202" w:rsidP="00921B97">
      <w:pPr>
        <w:jc w:val="center"/>
        <w:rPr>
          <w:ins w:id="323" w:author="Monica  Serrano" w:date="2022-05-20T15:42:00Z"/>
          <w:lang w:val="es-MX" w:eastAsia="es-MX"/>
        </w:rPr>
      </w:pPr>
    </w:p>
    <w:p w14:paraId="3BED083F" w14:textId="77777777" w:rsidR="00921B97" w:rsidRDefault="00921B97" w:rsidP="00921B97">
      <w:pPr>
        <w:pStyle w:val="Fuente"/>
        <w:rPr>
          <w:ins w:id="324" w:author="Monica  Serrano" w:date="2022-05-20T15:42:00Z"/>
          <w:rStyle w:val="Hipervnculo"/>
          <w:rFonts w:asciiTheme="minorHAnsi" w:hAnsiTheme="minorHAnsi" w:cstheme="minorHAnsi"/>
          <w:i w:val="0"/>
          <w:iCs/>
          <w:sz w:val="18"/>
          <w:szCs w:val="22"/>
        </w:rPr>
      </w:pPr>
      <w:ins w:id="325" w:author="Monica  Serrano" w:date="2022-05-20T15:42:00Z">
        <w:r w:rsidRPr="00916D4E">
          <w:rPr>
            <w:rFonts w:asciiTheme="minorHAnsi" w:hAnsiTheme="minorHAnsi" w:cstheme="minorHAnsi"/>
            <w:i w:val="0"/>
            <w:iCs/>
            <w:sz w:val="18"/>
            <w:szCs w:val="22"/>
          </w:rPr>
          <w:t xml:space="preserve">Fuente: </w:t>
        </w:r>
        <w:r>
          <w:rPr>
            <w:rFonts w:asciiTheme="minorHAnsi" w:hAnsiTheme="minorHAnsi" w:cstheme="minorHAnsi"/>
            <w:i w:val="0"/>
            <w:iCs/>
            <w:sz w:val="18"/>
            <w:szCs w:val="22"/>
          </w:rPr>
          <w:t xml:space="preserve">Plataforma Nacional de Toma de Muestras </w:t>
        </w:r>
        <w:r>
          <w:fldChar w:fldCharType="begin"/>
        </w:r>
        <w:r>
          <w:instrText xml:space="preserve"> HYPERLINK "https://tomademuestras.minsal.cl" </w:instrText>
        </w:r>
        <w:r>
          <w:fldChar w:fldCharType="separate"/>
        </w:r>
        <w:r w:rsidRPr="00C175E3">
          <w:rPr>
            <w:rStyle w:val="Hipervnculo"/>
            <w:rFonts w:asciiTheme="minorHAnsi" w:hAnsiTheme="minorHAnsi" w:cstheme="minorHAnsi"/>
            <w:i w:val="0"/>
            <w:iCs/>
            <w:sz w:val="18"/>
            <w:szCs w:val="22"/>
          </w:rPr>
          <w:t>https://tomademuestras.minsal.cl</w:t>
        </w:r>
        <w:r>
          <w:rPr>
            <w:rStyle w:val="Hipervnculo"/>
            <w:rFonts w:asciiTheme="minorHAnsi" w:hAnsiTheme="minorHAnsi" w:cstheme="minorHAnsi"/>
            <w:i w:val="0"/>
            <w:iCs/>
            <w:sz w:val="18"/>
            <w:szCs w:val="22"/>
          </w:rPr>
          <w:fldChar w:fldCharType="end"/>
        </w:r>
      </w:ins>
    </w:p>
    <w:p w14:paraId="0F621B5A" w14:textId="77777777" w:rsidR="00921B97" w:rsidRPr="000A417C" w:rsidRDefault="00921B97" w:rsidP="00921B97">
      <w:pPr>
        <w:spacing w:line="276" w:lineRule="auto"/>
        <w:rPr>
          <w:ins w:id="326" w:author="Monica  Serrano" w:date="2022-05-20T15:42:00Z"/>
          <w:color w:val="2E75B5"/>
        </w:rPr>
      </w:pPr>
    </w:p>
    <w:p w14:paraId="41C00398" w14:textId="640FFAD8" w:rsidR="00921B97" w:rsidRDefault="009161D9" w:rsidP="00921B97">
      <w:pPr>
        <w:spacing w:line="276" w:lineRule="auto"/>
        <w:rPr>
          <w:ins w:id="327" w:author="Monica  Serrano" w:date="2022-05-20T15:42:00Z"/>
          <w:color w:val="2E75B5"/>
        </w:rPr>
      </w:pPr>
      <w:ins w:id="328" w:author="Monica  Serrano" w:date="2022-05-20T15:49:00Z">
        <w:r w:rsidRPr="00921B97">
          <w:rPr>
            <w:rFonts w:asciiTheme="minorHAnsi" w:eastAsiaTheme="majorEastAsia" w:hAnsiTheme="minorHAnsi" w:cstheme="majorBidi"/>
            <w:b/>
            <w:bCs/>
            <w:color w:val="2F5496" w:themeColor="accent1" w:themeShade="BF"/>
            <w:sz w:val="24"/>
            <w:szCs w:val="24"/>
          </w:rPr>
          <w:t>2.5.7.</w:t>
        </w:r>
        <w:r>
          <w:rPr>
            <w:rFonts w:asciiTheme="minorHAnsi" w:eastAsiaTheme="majorEastAsia" w:hAnsiTheme="minorHAnsi" w:cstheme="majorBidi"/>
            <w:b/>
            <w:bCs/>
            <w:color w:val="2F5496" w:themeColor="accent1" w:themeShade="BF"/>
            <w:sz w:val="24"/>
            <w:szCs w:val="24"/>
          </w:rPr>
          <w:t>2</w:t>
        </w:r>
        <w:r w:rsidRPr="00921B97">
          <w:rPr>
            <w:rFonts w:asciiTheme="minorHAnsi" w:eastAsiaTheme="majorEastAsia" w:hAnsiTheme="minorHAnsi" w:cstheme="majorBidi"/>
            <w:b/>
            <w:bCs/>
            <w:color w:val="2F5496" w:themeColor="accent1" w:themeShade="BF"/>
            <w:sz w:val="24"/>
            <w:szCs w:val="24"/>
          </w:rPr>
          <w:t xml:space="preserve"> </w:t>
        </w:r>
      </w:ins>
      <w:ins w:id="329" w:author="Monica  Serrano" w:date="2022-05-20T15:42:00Z">
        <w:r w:rsidR="00921B97" w:rsidRPr="009161D9">
          <w:rPr>
            <w:rFonts w:asciiTheme="minorHAnsi" w:eastAsiaTheme="majorEastAsia" w:hAnsiTheme="minorHAnsi" w:cstheme="majorBidi"/>
            <w:b/>
            <w:bCs/>
            <w:color w:val="2F5496" w:themeColor="accent1" w:themeShade="BF"/>
            <w:sz w:val="24"/>
            <w:szCs w:val="24"/>
            <w:rPrChange w:id="330" w:author="Monica  Serrano" w:date="2022-05-20T15:49:00Z">
              <w:rPr>
                <w:color w:val="2E75B5"/>
              </w:rPr>
            </w:rPrChange>
          </w:rPr>
          <w:t>Errores no indicados por el sistema</w:t>
        </w:r>
      </w:ins>
    </w:p>
    <w:p w14:paraId="7E56A506" w14:textId="77777777" w:rsidR="00921B97" w:rsidRDefault="00921B97" w:rsidP="00921B97">
      <w:pPr>
        <w:spacing w:line="276" w:lineRule="auto"/>
        <w:rPr>
          <w:ins w:id="331" w:author="Monica  Serrano" w:date="2022-05-20T15:42:00Z"/>
          <w:color w:val="808080"/>
        </w:rPr>
      </w:pPr>
      <w:ins w:id="332" w:author="Monica  Serrano" w:date="2022-05-20T15:42:00Z">
        <w:r w:rsidRPr="00057F2B">
          <w:rPr>
            <w:color w:val="808080"/>
          </w:rPr>
          <w:t>Los errores no indicados por el sistema son errores que, si bien no arrojan un error al momento de subir la planilla de carga masiva, pueden afectar directamente en el tratamiento de los datos y la calidad de su información, por lo que es de importancia verificar dicha información antes de ser subida:</w:t>
        </w:r>
      </w:ins>
    </w:p>
    <w:p w14:paraId="5D05C9F8" w14:textId="77777777" w:rsidR="00921B97" w:rsidRPr="002212E7" w:rsidRDefault="00921B97" w:rsidP="00921B97">
      <w:pPr>
        <w:pStyle w:val="Prrafodelista"/>
        <w:numPr>
          <w:ilvl w:val="0"/>
          <w:numId w:val="12"/>
        </w:numPr>
        <w:spacing w:after="160" w:line="276" w:lineRule="auto"/>
        <w:rPr>
          <w:ins w:id="333" w:author="Monica  Serrano" w:date="2022-05-20T15:42:00Z"/>
          <w:color w:val="808080"/>
        </w:rPr>
      </w:pPr>
      <w:ins w:id="334" w:author="Monica  Serrano" w:date="2022-05-20T15:42:00Z">
        <w:r w:rsidRPr="002212E7">
          <w:rPr>
            <w:color w:val="808080"/>
          </w:rPr>
          <w:t>Ingreso de código DEIS de otro establecimiento</w:t>
        </w:r>
      </w:ins>
    </w:p>
    <w:p w14:paraId="4222136C" w14:textId="77777777" w:rsidR="00921B97" w:rsidRPr="002212E7" w:rsidRDefault="00921B97" w:rsidP="00921B97">
      <w:pPr>
        <w:pStyle w:val="Prrafodelista"/>
        <w:numPr>
          <w:ilvl w:val="0"/>
          <w:numId w:val="12"/>
        </w:numPr>
        <w:spacing w:after="160" w:line="276" w:lineRule="auto"/>
        <w:rPr>
          <w:ins w:id="335" w:author="Monica  Serrano" w:date="2022-05-20T15:42:00Z"/>
          <w:color w:val="808080"/>
        </w:rPr>
      </w:pPr>
      <w:ins w:id="336" w:author="Monica  Serrano" w:date="2022-05-20T15:42:00Z">
        <w:r w:rsidRPr="002212E7">
          <w:rPr>
            <w:color w:val="808080"/>
          </w:rPr>
          <w:t>Ingreso erróneo de resultado</w:t>
        </w:r>
      </w:ins>
    </w:p>
    <w:p w14:paraId="304FF864" w14:textId="77777777" w:rsidR="00921B97" w:rsidRPr="002212E7" w:rsidRDefault="00921B97" w:rsidP="00921B97">
      <w:pPr>
        <w:pStyle w:val="Prrafodelista"/>
        <w:numPr>
          <w:ilvl w:val="0"/>
          <w:numId w:val="12"/>
        </w:numPr>
        <w:spacing w:after="160" w:line="276" w:lineRule="auto"/>
        <w:rPr>
          <w:ins w:id="337" w:author="Monica  Serrano" w:date="2022-05-20T15:42:00Z"/>
          <w:color w:val="808080"/>
        </w:rPr>
      </w:pPr>
      <w:ins w:id="338" w:author="Monica  Serrano" w:date="2022-05-20T15:42:00Z">
        <w:r w:rsidRPr="002212E7">
          <w:rPr>
            <w:color w:val="808080"/>
          </w:rPr>
          <w:t>Ingreso de RUN de otro paciente</w:t>
        </w:r>
      </w:ins>
    </w:p>
    <w:p w14:paraId="06F8EC39" w14:textId="77777777" w:rsidR="00921B97" w:rsidRPr="002212E7" w:rsidRDefault="00921B97" w:rsidP="00921B97">
      <w:pPr>
        <w:pStyle w:val="Prrafodelista"/>
        <w:numPr>
          <w:ilvl w:val="0"/>
          <w:numId w:val="12"/>
        </w:numPr>
        <w:spacing w:after="160" w:line="276" w:lineRule="auto"/>
        <w:rPr>
          <w:ins w:id="339" w:author="Monica  Serrano" w:date="2022-05-20T15:42:00Z"/>
          <w:color w:val="808080"/>
        </w:rPr>
      </w:pPr>
      <w:ins w:id="340" w:author="Monica  Serrano" w:date="2022-05-20T15:42:00Z">
        <w:r w:rsidRPr="002212E7">
          <w:rPr>
            <w:color w:val="808080"/>
          </w:rPr>
          <w:t>Ingreso de ID de otra comuna</w:t>
        </w:r>
      </w:ins>
    </w:p>
    <w:p w14:paraId="168AFCA9" w14:textId="77777777" w:rsidR="00921B97" w:rsidRPr="002212E7" w:rsidRDefault="00921B97" w:rsidP="00921B97">
      <w:pPr>
        <w:pStyle w:val="Prrafodelista"/>
        <w:numPr>
          <w:ilvl w:val="0"/>
          <w:numId w:val="12"/>
        </w:numPr>
        <w:spacing w:after="160" w:line="276" w:lineRule="auto"/>
        <w:rPr>
          <w:ins w:id="341" w:author="Monica  Serrano" w:date="2022-05-20T15:42:00Z"/>
          <w:color w:val="808080"/>
        </w:rPr>
      </w:pPr>
      <w:ins w:id="342" w:author="Monica  Serrano" w:date="2022-05-20T15:42:00Z">
        <w:r w:rsidRPr="002212E7">
          <w:rPr>
            <w:color w:val="808080"/>
          </w:rPr>
          <w:t>Ingreso de código EPIVIGILA erróneo</w:t>
        </w:r>
      </w:ins>
    </w:p>
    <w:p w14:paraId="6D0B8A7A" w14:textId="77777777" w:rsidR="00921B97" w:rsidRPr="006E47C6" w:rsidRDefault="00921B97" w:rsidP="00921B97">
      <w:pPr>
        <w:pStyle w:val="Prrafodelista"/>
        <w:numPr>
          <w:ilvl w:val="0"/>
          <w:numId w:val="12"/>
        </w:numPr>
        <w:spacing w:after="160" w:line="276" w:lineRule="auto"/>
        <w:rPr>
          <w:ins w:id="343" w:author="Monica  Serrano" w:date="2022-05-20T15:42:00Z"/>
          <w:color w:val="808080"/>
        </w:rPr>
      </w:pPr>
      <w:ins w:id="344" w:author="Monica  Serrano" w:date="2022-05-20T15:42:00Z">
        <w:r w:rsidRPr="002212E7">
          <w:rPr>
            <w:color w:val="808080"/>
          </w:rPr>
          <w:t>Ingreso erróneo de tipo de búsqueda (activa o no activa)</w:t>
        </w:r>
      </w:ins>
    </w:p>
    <w:p w14:paraId="6ECC552A" w14:textId="77777777" w:rsidR="00921B97" w:rsidRDefault="00921B97" w:rsidP="00921B97">
      <w:pPr>
        <w:spacing w:line="276" w:lineRule="auto"/>
        <w:jc w:val="center"/>
        <w:rPr>
          <w:ins w:id="345" w:author="Monica  Serrano" w:date="2022-05-20T15:42:00Z"/>
          <w:color w:val="2E75B5"/>
        </w:rPr>
      </w:pPr>
    </w:p>
    <w:p w14:paraId="2FEC2D5C" w14:textId="18190AA2" w:rsidR="00921B97" w:rsidRPr="009161D9" w:rsidRDefault="00921B97" w:rsidP="009161D9">
      <w:pPr>
        <w:pStyle w:val="Prrafodelista"/>
        <w:numPr>
          <w:ilvl w:val="3"/>
          <w:numId w:val="34"/>
        </w:numPr>
        <w:pBdr>
          <w:top w:val="nil"/>
          <w:left w:val="nil"/>
          <w:bottom w:val="nil"/>
          <w:right w:val="nil"/>
          <w:between w:val="nil"/>
        </w:pBdr>
        <w:spacing w:after="160" w:line="276" w:lineRule="auto"/>
        <w:jc w:val="left"/>
        <w:rPr>
          <w:ins w:id="346" w:author="Monica  Serrano" w:date="2022-05-20T15:42:00Z"/>
          <w:b/>
          <w:color w:val="2E75B5"/>
          <w:rPrChange w:id="347" w:author="Monica  Serrano" w:date="2022-05-20T15:50:00Z">
            <w:rPr>
              <w:ins w:id="348" w:author="Monica  Serrano" w:date="2022-05-20T15:42:00Z"/>
            </w:rPr>
          </w:rPrChange>
        </w:rPr>
        <w:pPrChange w:id="349" w:author="Monica  Serrano" w:date="2022-05-20T15:50:00Z">
          <w:pPr>
            <w:numPr>
              <w:numId w:val="3"/>
            </w:numPr>
            <w:pBdr>
              <w:top w:val="nil"/>
              <w:left w:val="nil"/>
              <w:bottom w:val="nil"/>
              <w:right w:val="nil"/>
              <w:between w:val="nil"/>
            </w:pBdr>
            <w:spacing w:after="160" w:line="276" w:lineRule="auto"/>
            <w:ind w:left="360" w:hanging="360"/>
            <w:jc w:val="left"/>
          </w:pPr>
        </w:pPrChange>
      </w:pPr>
      <w:ins w:id="350" w:author="Monica  Serrano" w:date="2022-05-20T15:42:00Z">
        <w:r w:rsidRPr="009161D9">
          <w:rPr>
            <w:b/>
            <w:color w:val="2E75B5"/>
            <w:rPrChange w:id="351" w:author="Monica  Serrano" w:date="2022-05-20T15:50:00Z">
              <w:rPr/>
            </w:rPrChange>
          </w:rPr>
          <w:t>EXCEPCIONES</w:t>
        </w:r>
      </w:ins>
    </w:p>
    <w:p w14:paraId="1294FB11" w14:textId="647ED511" w:rsidR="00921B97" w:rsidRDefault="00921B97" w:rsidP="00921B97">
      <w:pPr>
        <w:spacing w:line="276" w:lineRule="auto"/>
        <w:rPr>
          <w:ins w:id="352" w:author="Monica  Serrano" w:date="2022-05-20T15:58:00Z"/>
          <w:color w:val="808080"/>
        </w:rPr>
      </w:pPr>
      <w:ins w:id="353" w:author="Monica  Serrano" w:date="2022-05-20T15:42:00Z">
        <w:r w:rsidRPr="009D64A4">
          <w:rPr>
            <w:color w:val="808080"/>
          </w:rPr>
          <w:t>En esta sección se detallan algunas especificaciones a considerar en diversos campos obligatorios al momento de realizar una carga masiva en la Plataforma Nacional de Toma de Muestras</w:t>
        </w:r>
        <w:r>
          <w:rPr>
            <w:color w:val="808080"/>
          </w:rPr>
          <w:t>, esto en circunstancias excepcionales</w:t>
        </w:r>
        <w:r w:rsidRPr="009D64A4">
          <w:rPr>
            <w:color w:val="808080"/>
          </w:rPr>
          <w:t>:</w:t>
        </w:r>
      </w:ins>
    </w:p>
    <w:p w14:paraId="70C0D58C" w14:textId="77777777" w:rsidR="00BA6A93" w:rsidRDefault="00BA6A93" w:rsidP="00921B97">
      <w:pPr>
        <w:spacing w:line="276" w:lineRule="auto"/>
        <w:rPr>
          <w:ins w:id="354" w:author="Monica  Serrano" w:date="2022-05-20T15:42:00Z"/>
          <w:color w:val="808080"/>
        </w:rPr>
      </w:pPr>
    </w:p>
    <w:p w14:paraId="78706A14" w14:textId="074CFE56" w:rsidR="00921B97" w:rsidRPr="009161D9" w:rsidRDefault="009161D9" w:rsidP="00921B97">
      <w:pPr>
        <w:spacing w:line="276" w:lineRule="auto"/>
        <w:rPr>
          <w:ins w:id="355" w:author="Monica  Serrano" w:date="2022-05-20T15:42:00Z"/>
          <w:b/>
          <w:color w:val="2E75B5"/>
          <w:rPrChange w:id="356" w:author="Monica  Serrano" w:date="2022-05-20T15:50:00Z">
            <w:rPr>
              <w:ins w:id="357" w:author="Monica  Serrano" w:date="2022-05-20T15:42:00Z"/>
              <w:color w:val="2E75B5"/>
            </w:rPr>
          </w:rPrChange>
        </w:rPr>
      </w:pPr>
      <w:ins w:id="358" w:author="Monica  Serrano" w:date="2022-05-20T15:50:00Z">
        <w:r w:rsidRPr="009161D9">
          <w:rPr>
            <w:b/>
            <w:color w:val="2E75B5"/>
          </w:rPr>
          <w:t xml:space="preserve">2.5.7.3.1 </w:t>
        </w:r>
      </w:ins>
      <w:ins w:id="359" w:author="Monica  Serrano" w:date="2022-05-20T15:58:00Z">
        <w:r w:rsidR="00055202" w:rsidRPr="009161D9">
          <w:rPr>
            <w:b/>
            <w:color w:val="2E75B5"/>
          </w:rPr>
          <w:t>Dirección</w:t>
        </w:r>
        <w:r w:rsidR="00055202">
          <w:rPr>
            <w:b/>
            <w:color w:val="2E75B5"/>
          </w:rPr>
          <w:t xml:space="preserve"> </w:t>
        </w:r>
        <w:r w:rsidR="00055202" w:rsidRPr="00055202">
          <w:rPr>
            <w:b/>
            <w:color w:val="2E75B5"/>
          </w:rPr>
          <w:t>o</w:t>
        </w:r>
      </w:ins>
      <w:ins w:id="360" w:author="Monica  Serrano" w:date="2022-05-20T15:42:00Z">
        <w:r w:rsidR="00921B97" w:rsidRPr="009161D9">
          <w:rPr>
            <w:b/>
            <w:color w:val="2E75B5"/>
            <w:rPrChange w:id="361" w:author="Monica  Serrano" w:date="2022-05-20T15:50:00Z">
              <w:rPr>
                <w:color w:val="2E75B5"/>
              </w:rPr>
            </w:rPrChange>
          </w:rPr>
          <w:t xml:space="preserve"> teléfono del paciente</w:t>
        </w:r>
      </w:ins>
    </w:p>
    <w:p w14:paraId="0BA2763B" w14:textId="77777777" w:rsidR="00921B97" w:rsidRDefault="00921B97" w:rsidP="00921B97">
      <w:pPr>
        <w:spacing w:line="276" w:lineRule="auto"/>
        <w:rPr>
          <w:ins w:id="362" w:author="Monica  Serrano" w:date="2022-05-20T15:42:00Z"/>
          <w:color w:val="808080"/>
        </w:rPr>
      </w:pPr>
      <w:ins w:id="363" w:author="Monica  Serrano" w:date="2022-05-20T15:42:00Z">
        <w:r>
          <w:rPr>
            <w:color w:val="808080"/>
          </w:rPr>
          <w:t>En caso de que no se posea la dirección detallada del paciente debido a circunstancias en las cuales sea dificultoso poseer este tipo de información, tales como: toma de muestra a buques, toma de muestra a camiones en controles fronterizos, entre otros, se deberán considerar las siguientes indicaciones:</w:t>
        </w:r>
      </w:ins>
    </w:p>
    <w:p w14:paraId="729E7DBD" w14:textId="77777777" w:rsidR="00921B97" w:rsidRPr="00BE351D" w:rsidRDefault="00921B97" w:rsidP="00921B97">
      <w:pPr>
        <w:pStyle w:val="Prrafodelista"/>
        <w:numPr>
          <w:ilvl w:val="0"/>
          <w:numId w:val="14"/>
        </w:numPr>
        <w:spacing w:after="160" w:line="276" w:lineRule="auto"/>
        <w:rPr>
          <w:ins w:id="364" w:author="Monica  Serrano" w:date="2022-05-20T15:42:00Z"/>
          <w:b/>
          <w:bCs/>
          <w:color w:val="808080"/>
        </w:rPr>
      </w:pPr>
      <w:ins w:id="365" w:author="Monica  Serrano" w:date="2022-05-20T15:42:00Z">
        <w:r w:rsidRPr="00D56AFE">
          <w:rPr>
            <w:b/>
            <w:bCs/>
            <w:color w:val="808080"/>
          </w:rPr>
          <w:t>Caso Positivo</w:t>
        </w:r>
        <w:r>
          <w:rPr>
            <w:b/>
            <w:bCs/>
            <w:color w:val="808080"/>
          </w:rPr>
          <w:t xml:space="preserve">: </w:t>
        </w:r>
        <w:r w:rsidRPr="00D56AFE">
          <w:rPr>
            <w:color w:val="808080"/>
          </w:rPr>
          <w:t>en caso</w:t>
        </w:r>
        <w:r>
          <w:rPr>
            <w:color w:val="808080"/>
          </w:rPr>
          <w:t xml:space="preserve"> de ser un paciente con resultado positivo, el tomador de muestras deberá indicar en el campo </w:t>
        </w:r>
        <w:proofErr w:type="spellStart"/>
        <w:r w:rsidRPr="000D2E3B">
          <w:rPr>
            <w:i/>
            <w:iCs/>
            <w:color w:val="808080"/>
            <w:u w:val="single"/>
          </w:rPr>
          <w:t>paciente_via_direccion</w:t>
        </w:r>
        <w:proofErr w:type="spellEnd"/>
        <w:r>
          <w:rPr>
            <w:color w:val="808080"/>
          </w:rPr>
          <w:t xml:space="preserve"> la opción de clave 9, la cual pertenece a la categoría de “Otros”. Por otro lado, deberá indicar de forma verídica al menos uno de estos 2 campos: </w:t>
        </w:r>
        <w:proofErr w:type="spellStart"/>
        <w:r w:rsidRPr="000D2E3B">
          <w:rPr>
            <w:i/>
            <w:iCs/>
            <w:color w:val="808080"/>
            <w:u w:val="single"/>
          </w:rPr>
          <w:t>paciente_telefono</w:t>
        </w:r>
        <w:proofErr w:type="spellEnd"/>
        <w:r>
          <w:rPr>
            <w:color w:val="808080"/>
          </w:rPr>
          <w:t xml:space="preserve"> o </w:t>
        </w:r>
        <w:proofErr w:type="spellStart"/>
        <w:r w:rsidRPr="000D2E3B">
          <w:rPr>
            <w:i/>
            <w:iCs/>
            <w:color w:val="808080"/>
            <w:u w:val="single"/>
          </w:rPr>
          <w:t>paciente_direccion</w:t>
        </w:r>
        <w:proofErr w:type="spellEnd"/>
        <w:r>
          <w:rPr>
            <w:color w:val="808080"/>
          </w:rPr>
          <w:t xml:space="preserve">, esto para asegurar un tipo de contacto con el paciente positivo. Debido a que ambos campos son obligatorios, el campo restante podrá ser completado con algún tipo de información de carácter general, tal como: </w:t>
        </w:r>
      </w:ins>
    </w:p>
    <w:p w14:paraId="454AA05D" w14:textId="77777777" w:rsidR="00921B97" w:rsidRPr="00BE351D" w:rsidRDefault="00921B97" w:rsidP="00921B97">
      <w:pPr>
        <w:pStyle w:val="Prrafodelista"/>
        <w:spacing w:line="276" w:lineRule="auto"/>
        <w:rPr>
          <w:ins w:id="366" w:author="Monica  Serrano" w:date="2022-05-20T15:42:00Z"/>
          <w:b/>
          <w:bCs/>
          <w:color w:val="808080"/>
        </w:rPr>
      </w:pPr>
    </w:p>
    <w:p w14:paraId="5AF6EE6B" w14:textId="77777777" w:rsidR="00921B97" w:rsidRPr="00BE351D" w:rsidRDefault="00921B97" w:rsidP="00921B97">
      <w:pPr>
        <w:pStyle w:val="Prrafodelista"/>
        <w:numPr>
          <w:ilvl w:val="0"/>
          <w:numId w:val="16"/>
        </w:numPr>
        <w:spacing w:after="160" w:line="276" w:lineRule="auto"/>
        <w:rPr>
          <w:ins w:id="367" w:author="Monica  Serrano" w:date="2022-05-20T15:42:00Z"/>
          <w:b/>
          <w:bCs/>
          <w:color w:val="808080"/>
        </w:rPr>
      </w:pPr>
      <w:proofErr w:type="spellStart"/>
      <w:ins w:id="368" w:author="Monica  Serrano" w:date="2022-05-20T15:42:00Z">
        <w:r w:rsidRPr="00BE351D">
          <w:rPr>
            <w:i/>
            <w:iCs/>
            <w:color w:val="808080"/>
            <w:u w:val="single"/>
          </w:rPr>
          <w:t>paciente_telefono</w:t>
        </w:r>
        <w:proofErr w:type="spellEnd"/>
        <w:r w:rsidRPr="00BE351D">
          <w:rPr>
            <w:i/>
            <w:iCs/>
            <w:color w:val="808080"/>
            <w:u w:val="single"/>
          </w:rPr>
          <w:t>:</w:t>
        </w:r>
        <w:r>
          <w:rPr>
            <w:color w:val="808080"/>
          </w:rPr>
          <w:t xml:space="preserve"> teléfono de algún contacto secundario.</w:t>
        </w:r>
      </w:ins>
    </w:p>
    <w:p w14:paraId="4E256885" w14:textId="77777777" w:rsidR="00921B97" w:rsidRPr="00BE351D" w:rsidRDefault="00921B97" w:rsidP="00921B97">
      <w:pPr>
        <w:pStyle w:val="Prrafodelista"/>
        <w:numPr>
          <w:ilvl w:val="0"/>
          <w:numId w:val="16"/>
        </w:numPr>
        <w:spacing w:after="160" w:line="276" w:lineRule="auto"/>
        <w:rPr>
          <w:ins w:id="369" w:author="Monica  Serrano" w:date="2022-05-20T15:42:00Z"/>
          <w:b/>
          <w:bCs/>
          <w:color w:val="808080"/>
        </w:rPr>
      </w:pPr>
      <w:proofErr w:type="spellStart"/>
      <w:ins w:id="370" w:author="Monica  Serrano" w:date="2022-05-20T15:42:00Z">
        <w:r w:rsidRPr="00BE351D">
          <w:rPr>
            <w:i/>
            <w:iCs/>
            <w:color w:val="808080"/>
            <w:u w:val="single"/>
          </w:rPr>
          <w:t>paciente_direccón</w:t>
        </w:r>
        <w:proofErr w:type="spellEnd"/>
        <w:r w:rsidRPr="00BE351D">
          <w:rPr>
            <w:i/>
            <w:iCs/>
            <w:color w:val="808080"/>
            <w:u w:val="single"/>
          </w:rPr>
          <w:t>:</w:t>
        </w:r>
        <w:r w:rsidRPr="00BE351D">
          <w:rPr>
            <w:color w:val="808080"/>
          </w:rPr>
          <w:t xml:space="preserve"> indicar el transporte en el que se moviliza.</w:t>
        </w:r>
      </w:ins>
    </w:p>
    <w:p w14:paraId="0C279481" w14:textId="77777777" w:rsidR="00921B97" w:rsidRPr="00D56AFE" w:rsidRDefault="00921B97" w:rsidP="00921B97">
      <w:pPr>
        <w:pStyle w:val="Prrafodelista"/>
        <w:spacing w:line="276" w:lineRule="auto"/>
        <w:rPr>
          <w:ins w:id="371" w:author="Monica  Serrano" w:date="2022-05-20T15:42:00Z"/>
          <w:b/>
          <w:bCs/>
          <w:color w:val="808080"/>
        </w:rPr>
      </w:pPr>
    </w:p>
    <w:p w14:paraId="6578D8B3" w14:textId="77777777" w:rsidR="00921B97" w:rsidRPr="00BE351D" w:rsidRDefault="00921B97" w:rsidP="00921B97">
      <w:pPr>
        <w:pStyle w:val="Prrafodelista"/>
        <w:numPr>
          <w:ilvl w:val="0"/>
          <w:numId w:val="13"/>
        </w:numPr>
        <w:spacing w:after="160" w:line="276" w:lineRule="auto"/>
        <w:rPr>
          <w:ins w:id="372" w:author="Monica  Serrano" w:date="2022-05-20T15:42:00Z"/>
          <w:b/>
          <w:bCs/>
          <w:color w:val="808080"/>
        </w:rPr>
      </w:pPr>
      <w:ins w:id="373" w:author="Monica  Serrano" w:date="2022-05-20T15:42:00Z">
        <w:r w:rsidRPr="00D56AFE">
          <w:rPr>
            <w:b/>
            <w:bCs/>
            <w:color w:val="808080"/>
          </w:rPr>
          <w:t>Caso Negativo</w:t>
        </w:r>
        <w:r>
          <w:rPr>
            <w:b/>
            <w:bCs/>
            <w:color w:val="808080"/>
          </w:rPr>
          <w:t xml:space="preserve">: </w:t>
        </w:r>
        <w:r>
          <w:rPr>
            <w:color w:val="808080"/>
          </w:rPr>
          <w:t xml:space="preserve">en caso de ser un paciente con resultado negativo, el tomador de muestras deberá indicar en el campo </w:t>
        </w:r>
        <w:proofErr w:type="spellStart"/>
        <w:r w:rsidRPr="004B199F">
          <w:rPr>
            <w:i/>
            <w:iCs/>
            <w:color w:val="808080"/>
            <w:u w:val="single"/>
          </w:rPr>
          <w:t>paciente_via_direccion</w:t>
        </w:r>
        <w:proofErr w:type="spellEnd"/>
        <w:r>
          <w:rPr>
            <w:color w:val="808080"/>
          </w:rPr>
          <w:t xml:space="preserve"> la opción de clave 9, la cual pertenece a la categoría de “Otros”. Por otro lado, no será necesario que la información relacionada a los campos </w:t>
        </w:r>
        <w:proofErr w:type="spellStart"/>
        <w:r w:rsidRPr="004B199F">
          <w:rPr>
            <w:i/>
            <w:iCs/>
            <w:color w:val="808080"/>
            <w:u w:val="single"/>
          </w:rPr>
          <w:t>paciente_telefono</w:t>
        </w:r>
        <w:proofErr w:type="spellEnd"/>
        <w:r>
          <w:rPr>
            <w:color w:val="808080"/>
          </w:rPr>
          <w:t xml:space="preserve"> y </w:t>
        </w:r>
        <w:proofErr w:type="spellStart"/>
        <w:r w:rsidRPr="004B199F">
          <w:rPr>
            <w:i/>
            <w:iCs/>
            <w:color w:val="808080"/>
            <w:u w:val="single"/>
          </w:rPr>
          <w:t>paciente_direccion</w:t>
        </w:r>
        <w:proofErr w:type="spellEnd"/>
        <w:r>
          <w:rPr>
            <w:color w:val="808080"/>
          </w:rPr>
          <w:t xml:space="preserve"> sea precisa. Sin embargo, debido a que ambos campos son obligatorios, estos podrán ser completado con algún tipo de información de carácter general, tal como:</w:t>
        </w:r>
      </w:ins>
    </w:p>
    <w:p w14:paraId="681E41F0" w14:textId="77777777" w:rsidR="00921B97" w:rsidRPr="000D2E3B" w:rsidRDefault="00921B97" w:rsidP="00921B97">
      <w:pPr>
        <w:pStyle w:val="Prrafodelista"/>
        <w:spacing w:line="276" w:lineRule="auto"/>
        <w:rPr>
          <w:ins w:id="374" w:author="Monica  Serrano" w:date="2022-05-20T15:42:00Z"/>
          <w:b/>
          <w:bCs/>
          <w:color w:val="808080"/>
        </w:rPr>
      </w:pPr>
    </w:p>
    <w:p w14:paraId="6BD47824" w14:textId="77777777" w:rsidR="00921B97" w:rsidRPr="00BE351D" w:rsidRDefault="00921B97" w:rsidP="00921B97">
      <w:pPr>
        <w:pStyle w:val="Prrafodelista"/>
        <w:numPr>
          <w:ilvl w:val="0"/>
          <w:numId w:val="17"/>
        </w:numPr>
        <w:spacing w:after="160" w:line="276" w:lineRule="auto"/>
        <w:rPr>
          <w:ins w:id="375" w:author="Monica  Serrano" w:date="2022-05-20T15:42:00Z"/>
          <w:b/>
          <w:bCs/>
          <w:color w:val="808080"/>
        </w:rPr>
      </w:pPr>
      <w:proofErr w:type="spellStart"/>
      <w:ins w:id="376" w:author="Monica  Serrano" w:date="2022-05-20T15:42:00Z">
        <w:r w:rsidRPr="00BE351D">
          <w:rPr>
            <w:i/>
            <w:iCs/>
            <w:color w:val="808080"/>
            <w:u w:val="single"/>
          </w:rPr>
          <w:t>paciente_telefono</w:t>
        </w:r>
        <w:proofErr w:type="spellEnd"/>
        <w:r w:rsidRPr="00BE351D">
          <w:rPr>
            <w:i/>
            <w:iCs/>
            <w:color w:val="808080"/>
            <w:u w:val="single"/>
          </w:rPr>
          <w:t>:</w:t>
        </w:r>
        <w:r>
          <w:rPr>
            <w:color w:val="808080"/>
          </w:rPr>
          <w:t xml:space="preserve"> teléfono de algún contacto secundario.</w:t>
        </w:r>
      </w:ins>
    </w:p>
    <w:p w14:paraId="5111E2C1" w14:textId="77777777" w:rsidR="00921B97" w:rsidRPr="00BE351D" w:rsidRDefault="00921B97" w:rsidP="00921B97">
      <w:pPr>
        <w:pStyle w:val="Prrafodelista"/>
        <w:numPr>
          <w:ilvl w:val="0"/>
          <w:numId w:val="17"/>
        </w:numPr>
        <w:spacing w:after="160" w:line="276" w:lineRule="auto"/>
        <w:rPr>
          <w:ins w:id="377" w:author="Monica  Serrano" w:date="2022-05-20T15:42:00Z"/>
          <w:b/>
          <w:bCs/>
          <w:color w:val="808080"/>
        </w:rPr>
      </w:pPr>
      <w:proofErr w:type="spellStart"/>
      <w:ins w:id="378" w:author="Monica  Serrano" w:date="2022-05-20T15:42:00Z">
        <w:r w:rsidRPr="00BE351D">
          <w:rPr>
            <w:i/>
            <w:iCs/>
            <w:color w:val="808080"/>
            <w:u w:val="single"/>
          </w:rPr>
          <w:t>paciente_direccón</w:t>
        </w:r>
        <w:proofErr w:type="spellEnd"/>
        <w:r w:rsidRPr="00BE351D">
          <w:rPr>
            <w:i/>
            <w:iCs/>
            <w:color w:val="808080"/>
            <w:u w:val="single"/>
          </w:rPr>
          <w:t>:</w:t>
        </w:r>
        <w:r w:rsidRPr="00BE351D">
          <w:rPr>
            <w:color w:val="808080"/>
          </w:rPr>
          <w:t xml:space="preserve"> indicar el transporte en el que se moviliza.</w:t>
        </w:r>
      </w:ins>
    </w:p>
    <w:p w14:paraId="3634F2AF" w14:textId="77777777" w:rsidR="00921B97" w:rsidRPr="00D56AFE" w:rsidRDefault="00921B97" w:rsidP="00921B97">
      <w:pPr>
        <w:pStyle w:val="Prrafodelista"/>
        <w:spacing w:line="276" w:lineRule="auto"/>
        <w:rPr>
          <w:ins w:id="379" w:author="Monica  Serrano" w:date="2022-05-20T15:42:00Z"/>
          <w:b/>
          <w:bCs/>
          <w:color w:val="808080"/>
        </w:rPr>
      </w:pPr>
    </w:p>
    <w:p w14:paraId="284F04FC" w14:textId="77777777" w:rsidR="00921B97" w:rsidRDefault="00921B97" w:rsidP="00921B97">
      <w:pPr>
        <w:spacing w:line="276" w:lineRule="auto"/>
        <w:rPr>
          <w:ins w:id="380" w:author="Monica  Serrano" w:date="2022-05-20T15:42:00Z"/>
          <w:color w:val="808080"/>
        </w:rPr>
      </w:pPr>
    </w:p>
    <w:p w14:paraId="7A7EF01D" w14:textId="77777777" w:rsidR="00921B97" w:rsidRPr="008B157E" w:rsidRDefault="00921B97" w:rsidP="00921B97">
      <w:pPr>
        <w:spacing w:line="276" w:lineRule="auto"/>
        <w:jc w:val="center"/>
        <w:rPr>
          <w:ins w:id="381" w:author="Monica  Serrano" w:date="2022-05-20T15:42:00Z"/>
          <w:color w:val="2E75B5"/>
        </w:rPr>
      </w:pPr>
    </w:p>
    <w:p w14:paraId="2E2B964F" w14:textId="77777777" w:rsidR="00921B97" w:rsidRPr="00921B97" w:rsidRDefault="00921B97" w:rsidP="00921B97">
      <w:pPr>
        <w:rPr>
          <w:ins w:id="382" w:author="Monica  Serrano" w:date="2022-05-20T15:41:00Z"/>
        </w:rPr>
        <w:pPrChange w:id="383" w:author="Monica  Serrano" w:date="2022-05-20T15:42:00Z">
          <w:pPr>
            <w:pStyle w:val="Ttulo3"/>
          </w:pPr>
        </w:pPrChange>
      </w:pPr>
    </w:p>
    <w:p w14:paraId="51AD2761" w14:textId="6F9675C2" w:rsidR="000D0B0F" w:rsidRPr="00916D4E" w:rsidRDefault="000D0B0F" w:rsidP="000D0B0F">
      <w:pPr>
        <w:pStyle w:val="TituloTabla"/>
        <w:rPr>
          <w:ins w:id="384" w:author="Monica  Serrano" w:date="2022-05-20T15:34:00Z"/>
          <w:rFonts w:asciiTheme="minorHAnsi" w:hAnsiTheme="minorHAnsi" w:cstheme="minorHAnsi"/>
          <w:b w:val="0"/>
          <w:bCs/>
          <w:i/>
          <w:iCs/>
          <w:sz w:val="18"/>
          <w:szCs w:val="22"/>
        </w:rPr>
      </w:pPr>
      <w:ins w:id="385" w:author="Monica  Serrano" w:date="2022-05-20T15:33:00Z">
        <w:r>
          <w:rPr>
            <w:color w:val="808080"/>
          </w:rPr>
          <w:br w:type="page"/>
        </w:r>
      </w:ins>
    </w:p>
    <w:p w14:paraId="3DE648FD" w14:textId="7ACCA6CD" w:rsidR="000D0B0F" w:rsidRDefault="000D0B0F">
      <w:pPr>
        <w:spacing w:after="160" w:line="259" w:lineRule="auto"/>
        <w:jc w:val="left"/>
        <w:rPr>
          <w:ins w:id="386" w:author="Monica  Serrano" w:date="2022-05-20T15:33:00Z"/>
          <w:color w:val="808080"/>
        </w:rPr>
      </w:pPr>
    </w:p>
    <w:p w14:paraId="127D1978" w14:textId="0DA5153E" w:rsidR="000D0B0F" w:rsidRDefault="000D0B0F" w:rsidP="00B84E94">
      <w:pPr>
        <w:spacing w:line="276" w:lineRule="auto"/>
        <w:rPr>
          <w:ins w:id="387" w:author="Monica  Serrano" w:date="2022-05-20T15:33:00Z"/>
          <w:color w:val="808080"/>
        </w:rPr>
      </w:pPr>
    </w:p>
    <w:p w14:paraId="238C828B" w14:textId="77777777" w:rsidR="000D0B0F" w:rsidRPr="0054331C" w:rsidRDefault="000D0B0F" w:rsidP="00B84E94">
      <w:pPr>
        <w:spacing w:line="276" w:lineRule="auto"/>
        <w:rPr>
          <w:ins w:id="388" w:author="Monica  Serrano" w:date="2022-05-20T15:29:00Z"/>
          <w:color w:val="808080"/>
        </w:rPr>
      </w:pPr>
    </w:p>
    <w:p w14:paraId="57DE66DD" w14:textId="77777777" w:rsidR="00B84E94" w:rsidRPr="00B84E94" w:rsidRDefault="00B84E94" w:rsidP="00B84E94">
      <w:pPr>
        <w:rPr>
          <w:ins w:id="389" w:author="Monica  Serrano" w:date="2022-05-20T15:29:00Z"/>
        </w:rPr>
        <w:pPrChange w:id="390" w:author="Monica  Serrano" w:date="2022-05-20T15:29:00Z">
          <w:pPr>
            <w:pStyle w:val="Ttulo3"/>
          </w:pPr>
        </w:pPrChange>
      </w:pPr>
    </w:p>
    <w:p w14:paraId="3CB9BFEA" w14:textId="77777777" w:rsidR="00B84E94" w:rsidRPr="00672943" w:rsidRDefault="00B84E94" w:rsidP="00745EEA">
      <w:pPr>
        <w:rPr>
          <w:b/>
          <w:bCs/>
        </w:rPr>
      </w:pPr>
    </w:p>
    <w:sectPr w:rsidR="00B84E94" w:rsidRPr="00672943" w:rsidSect="00B03CB5">
      <w:headerReference w:type="default" r:id="rId89"/>
      <w:pgSz w:w="12240" w:h="15840"/>
      <w:pgMar w:top="1417" w:right="1701" w:bottom="1417" w:left="1701" w:header="567" w:footer="284"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Pablo Valenzuela San Roman" w:date="2022-05-16T23:31:00Z" w:initials="PVSR">
    <w:p w14:paraId="6A4606BD" w14:textId="4301A649" w:rsidR="003B7ECF" w:rsidRDefault="003B7ECF">
      <w:pPr>
        <w:pStyle w:val="Textocomentario"/>
      </w:pPr>
      <w:r>
        <w:rPr>
          <w:rStyle w:val="Refdecomentario"/>
        </w:rPr>
        <w:annotationRef/>
      </w:r>
      <w:r>
        <w:t>No sé si tengo el poder para aprobar esto, lo averiguaré</w:t>
      </w:r>
    </w:p>
  </w:comment>
  <w:comment w:id="6" w:author="Pablo Valenzuela San Roman" w:date="2022-05-16T23:33:00Z" w:initials="PVSR">
    <w:p w14:paraId="777CFDA8" w14:textId="4BB4602D" w:rsidR="009E1C0F" w:rsidRDefault="009E1C0F">
      <w:pPr>
        <w:pStyle w:val="Textocomentario"/>
      </w:pPr>
      <w:r>
        <w:rPr>
          <w:rStyle w:val="Refdecomentario"/>
        </w:rPr>
        <w:annotationRef/>
      </w:r>
      <w:r>
        <w:t>Plataforma nacional de toma de muestras?</w:t>
      </w:r>
    </w:p>
  </w:comment>
  <w:comment w:id="9" w:author="Pablo Valenzuela San Roman" w:date="2022-05-16T23:39:00Z" w:initials="PVSR">
    <w:p w14:paraId="006B2C49" w14:textId="49FC1FE9" w:rsidR="009A5FCC" w:rsidRDefault="009A5FCC">
      <w:pPr>
        <w:pStyle w:val="Textocomentario"/>
      </w:pPr>
      <w:r>
        <w:rPr>
          <w:rStyle w:val="Refdecomentario"/>
        </w:rPr>
        <w:annotationRef/>
      </w:r>
      <w:r>
        <w:t xml:space="preserve">Falta el ordinario que valida su uso. </w:t>
      </w:r>
    </w:p>
  </w:comment>
  <w:comment w:id="10" w:author="pia mateluna" w:date="2022-05-18T12:24:00Z" w:initials="pm">
    <w:p w14:paraId="695C32EC" w14:textId="77777777" w:rsidR="00FC7EA9" w:rsidRDefault="00FC7EA9" w:rsidP="00D67652">
      <w:pPr>
        <w:pStyle w:val="Textocomentario"/>
        <w:jc w:val="left"/>
      </w:pPr>
      <w:r>
        <w:rPr>
          <w:rStyle w:val="Refdecomentario"/>
        </w:rPr>
        <w:annotationRef/>
      </w:r>
      <w:r>
        <w:t>agregado</w:t>
      </w:r>
    </w:p>
  </w:comment>
  <w:comment w:id="11" w:author="Pablo Valenzuela San Roman" w:date="2022-05-16T23:40:00Z" w:initials="PVSR">
    <w:p w14:paraId="58092C9C" w14:textId="5EDCE4FA" w:rsidR="009A5FCC" w:rsidRDefault="009A5FCC">
      <w:pPr>
        <w:pStyle w:val="Textocomentario"/>
      </w:pPr>
      <w:r>
        <w:rPr>
          <w:rStyle w:val="Refdecomentario"/>
        </w:rPr>
        <w:annotationRef/>
      </w:r>
      <w:r>
        <w:t xml:space="preserve">Marco legal. </w:t>
      </w:r>
      <w:r>
        <w:br/>
        <w:t>Según el Ord … la PNTM es la única via de registro de información…</w:t>
      </w:r>
    </w:p>
  </w:comment>
  <w:comment w:id="12" w:author="pia mateluna" w:date="2022-05-18T12:24:00Z" w:initials="pm">
    <w:p w14:paraId="3531DE8B" w14:textId="77777777" w:rsidR="00FC7EA9" w:rsidRDefault="00FC7EA9" w:rsidP="005E5F92">
      <w:pPr>
        <w:pStyle w:val="Textocomentario"/>
        <w:jc w:val="left"/>
      </w:pPr>
      <w:r>
        <w:rPr>
          <w:rStyle w:val="Refdecomentario"/>
        </w:rPr>
        <w:annotationRef/>
      </w:r>
      <w:r>
        <w:t>agregado</w:t>
      </w:r>
    </w:p>
  </w:comment>
  <w:comment w:id="18" w:author="Pablo Valenzuela San Roman" w:date="2022-05-16T23:50:00Z" w:initials="PVSR">
    <w:p w14:paraId="65602A05" w14:textId="53CA84B0" w:rsidR="00BE670B" w:rsidRDefault="00BE670B">
      <w:pPr>
        <w:pStyle w:val="Textocomentario"/>
      </w:pPr>
      <w:r>
        <w:rPr>
          <w:rStyle w:val="Refdecomentario"/>
        </w:rPr>
        <w:annotationRef/>
      </w:r>
      <w:r>
        <w:t>Datos personales</w:t>
      </w:r>
    </w:p>
  </w:comment>
  <w:comment w:id="20" w:author="Pablo Valenzuela San Roman" w:date="2022-05-17T00:07:00Z" w:initials="PVSR">
    <w:p w14:paraId="4BF8A85C" w14:textId="738786E1" w:rsidR="006E7052" w:rsidRDefault="006E7052">
      <w:pPr>
        <w:pStyle w:val="Textocomentario"/>
      </w:pPr>
      <w:r>
        <w:rPr>
          <w:rStyle w:val="Refdecomentario"/>
        </w:rPr>
        <w:annotationRef/>
      </w:r>
      <w:r>
        <w:t xml:space="preserve">Existe? Cliquear </w:t>
      </w:r>
    </w:p>
  </w:comment>
  <w:comment w:id="21" w:author="Pablo Valenzuela San Roman" w:date="2022-05-16T23:50:00Z" w:initials="PVSR">
    <w:p w14:paraId="6ED54E33" w14:textId="3EF42805" w:rsidR="00BE670B" w:rsidRDefault="00BE670B">
      <w:pPr>
        <w:pStyle w:val="Textocomentario"/>
      </w:pPr>
      <w:r>
        <w:rPr>
          <w:rStyle w:val="Refdecomentario"/>
        </w:rPr>
        <w:annotationRef/>
      </w:r>
      <w:r>
        <w:t>Ojo con los datos personales</w:t>
      </w:r>
    </w:p>
  </w:comment>
  <w:comment w:id="23" w:author="Pablo Valenzuela San Roman" w:date="2022-05-16T23:50:00Z" w:initials="PVSR">
    <w:p w14:paraId="453C89F9" w14:textId="6ADBC6AA" w:rsidR="00BE670B" w:rsidRDefault="00BE670B">
      <w:pPr>
        <w:pStyle w:val="Textocomentario"/>
      </w:pPr>
      <w:r>
        <w:rPr>
          <w:rStyle w:val="Refdecomentario"/>
        </w:rPr>
        <w:annotationRef/>
      </w:r>
      <w:r>
        <w:t>datos</w:t>
      </w:r>
    </w:p>
  </w:comment>
  <w:comment w:id="27" w:author="pia mateluna" w:date="2022-05-18T13:13:00Z" w:initials="pm">
    <w:p w14:paraId="38DC2466" w14:textId="77777777" w:rsidR="00847C09" w:rsidRDefault="00847C09" w:rsidP="00446308">
      <w:pPr>
        <w:pStyle w:val="Textocomentario"/>
        <w:jc w:val="left"/>
      </w:pPr>
      <w:r>
        <w:rPr>
          <w:rStyle w:val="Refdecomentario"/>
        </w:rPr>
        <w:annotationRef/>
      </w:r>
      <w:r>
        <w:t>No se envían los resultados</w:t>
      </w:r>
    </w:p>
  </w:comment>
  <w:comment w:id="30" w:author="Pablo Valenzuela San Roman" w:date="2022-05-17T00:07:00Z" w:initials="PVSR">
    <w:p w14:paraId="185C5FE5" w14:textId="1799397F" w:rsidR="006E7052" w:rsidRDefault="006E7052">
      <w:pPr>
        <w:pStyle w:val="Textocomentario"/>
      </w:pPr>
      <w:r>
        <w:rPr>
          <w:rStyle w:val="Refdecomentario"/>
        </w:rPr>
        <w:annotationRef/>
      </w:r>
      <w:r>
        <w:t>datos</w:t>
      </w:r>
    </w:p>
  </w:comment>
  <w:comment w:id="45" w:author="Pablo Valenzuela San Roman" w:date="2022-05-17T00:09:00Z" w:initials="PVSR">
    <w:p w14:paraId="24337A53" w14:textId="5DAB9B8D" w:rsidR="00BA0B1D" w:rsidRDefault="00BA0B1D">
      <w:pPr>
        <w:pStyle w:val="Textocomentario"/>
      </w:pPr>
      <w:r>
        <w:rPr>
          <w:rStyle w:val="Refdecomentario"/>
        </w:rPr>
        <w:annotationRef/>
      </w:r>
      <w:r>
        <w:t xml:space="preserve">este instructivo está por ordinario? De no ser así, se podría agregar todo aquí y hacer 1 solo manual de antígeno. </w:t>
      </w:r>
      <w:r>
        <w:br/>
        <w:t>Si está por ordinario, considerar eliminar esta sección y dejar un comentario al inicio de este documento.</w:t>
      </w:r>
    </w:p>
  </w:comment>
  <w:comment w:id="46" w:author="pia mateluna" w:date="2022-05-18T13:56:00Z" w:initials="pm">
    <w:p w14:paraId="69AF3C6D" w14:textId="77777777" w:rsidR="0012521F" w:rsidRDefault="0012521F" w:rsidP="00634B87">
      <w:pPr>
        <w:pStyle w:val="Textocomentario"/>
        <w:jc w:val="left"/>
      </w:pPr>
      <w:r>
        <w:rPr>
          <w:rStyle w:val="Refdecomentario"/>
        </w:rPr>
        <w:annotationRef/>
      </w:r>
      <w:r>
        <w:t>No existe instructivo oficializado, por lo tanto propongo agregarlo a este doc.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4606BD" w15:done="0"/>
  <w15:commentEx w15:paraId="777CFDA8" w15:done="1"/>
  <w15:commentEx w15:paraId="006B2C49" w15:done="1"/>
  <w15:commentEx w15:paraId="695C32EC" w15:paraIdParent="006B2C49" w15:done="1"/>
  <w15:commentEx w15:paraId="58092C9C" w15:done="1"/>
  <w15:commentEx w15:paraId="3531DE8B" w15:paraIdParent="58092C9C" w15:done="1"/>
  <w15:commentEx w15:paraId="65602A05" w15:done="1"/>
  <w15:commentEx w15:paraId="4BF8A85C" w15:done="1"/>
  <w15:commentEx w15:paraId="6ED54E33" w15:done="1"/>
  <w15:commentEx w15:paraId="453C89F9" w15:done="1"/>
  <w15:commentEx w15:paraId="38DC2466" w15:done="1"/>
  <w15:commentEx w15:paraId="185C5FE5" w15:done="1"/>
  <w15:commentEx w15:paraId="24337A53" w15:done="0"/>
  <w15:commentEx w15:paraId="69AF3C6D" w15:paraIdParent="24337A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D5D4C" w16cex:dateUtc="2022-05-17T03:31:00Z"/>
  <w16cex:commentExtensible w16cex:durableId="262D5DBA" w16cex:dateUtc="2022-05-17T03:33:00Z"/>
  <w16cex:commentExtensible w16cex:durableId="262D5F16" w16cex:dateUtc="2022-05-17T03:39:00Z"/>
  <w16cex:commentExtensible w16cex:durableId="262F63F3" w16cex:dateUtc="2022-05-18T16:24:00Z"/>
  <w16cex:commentExtensible w16cex:durableId="262D5F81" w16cex:dateUtc="2022-05-17T03:40:00Z"/>
  <w16cex:commentExtensible w16cex:durableId="262F63FF" w16cex:dateUtc="2022-05-18T16:24:00Z"/>
  <w16cex:commentExtensible w16cex:durableId="262D61C3" w16cex:dateUtc="2022-05-17T03:50:00Z"/>
  <w16cex:commentExtensible w16cex:durableId="262D65A4" w16cex:dateUtc="2022-05-17T04:07:00Z"/>
  <w16cex:commentExtensible w16cex:durableId="262D61B7" w16cex:dateUtc="2022-05-17T03:50:00Z"/>
  <w16cex:commentExtensible w16cex:durableId="262D61D7" w16cex:dateUtc="2022-05-17T03:50:00Z"/>
  <w16cex:commentExtensible w16cex:durableId="262F6F70" w16cex:dateUtc="2022-05-18T17:13:00Z"/>
  <w16cex:commentExtensible w16cex:durableId="262D65CB" w16cex:dateUtc="2022-05-17T04:07:00Z"/>
  <w16cex:commentExtensible w16cex:durableId="262D6631" w16cex:dateUtc="2022-05-17T04:09:00Z"/>
  <w16cex:commentExtensible w16cex:durableId="262F7978" w16cex:dateUtc="2022-05-18T17: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4606BD" w16cid:durableId="262D5D4C"/>
  <w16cid:commentId w16cid:paraId="777CFDA8" w16cid:durableId="262D5DBA"/>
  <w16cid:commentId w16cid:paraId="006B2C49" w16cid:durableId="262D5F16"/>
  <w16cid:commentId w16cid:paraId="695C32EC" w16cid:durableId="262F63F3"/>
  <w16cid:commentId w16cid:paraId="58092C9C" w16cid:durableId="262D5F81"/>
  <w16cid:commentId w16cid:paraId="3531DE8B" w16cid:durableId="262F63FF"/>
  <w16cid:commentId w16cid:paraId="65602A05" w16cid:durableId="262D61C3"/>
  <w16cid:commentId w16cid:paraId="4BF8A85C" w16cid:durableId="262D65A4"/>
  <w16cid:commentId w16cid:paraId="6ED54E33" w16cid:durableId="262D61B7"/>
  <w16cid:commentId w16cid:paraId="453C89F9" w16cid:durableId="262D61D7"/>
  <w16cid:commentId w16cid:paraId="38DC2466" w16cid:durableId="262F6F70"/>
  <w16cid:commentId w16cid:paraId="185C5FE5" w16cid:durableId="262D65CB"/>
  <w16cid:commentId w16cid:paraId="24337A53" w16cid:durableId="262D6631"/>
  <w16cid:commentId w16cid:paraId="69AF3C6D" w16cid:durableId="262F79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B6372" w14:textId="77777777" w:rsidR="00905634" w:rsidRDefault="00905634" w:rsidP="005677BB">
      <w:r>
        <w:separator/>
      </w:r>
    </w:p>
  </w:endnote>
  <w:endnote w:type="continuationSeparator" w:id="0">
    <w:p w14:paraId="6FA76F3E" w14:textId="77777777" w:rsidR="00905634" w:rsidRDefault="00905634" w:rsidP="005677BB">
      <w:r>
        <w:continuationSeparator/>
      </w:r>
    </w:p>
  </w:endnote>
  <w:endnote w:type="continuationNotice" w:id="1">
    <w:p w14:paraId="58310B21" w14:textId="77777777" w:rsidR="00905634" w:rsidRDefault="009056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0DA0F" w14:textId="77777777" w:rsidR="00905634" w:rsidRDefault="00905634" w:rsidP="005677BB">
      <w:r>
        <w:separator/>
      </w:r>
    </w:p>
  </w:footnote>
  <w:footnote w:type="continuationSeparator" w:id="0">
    <w:p w14:paraId="1F1A68DA" w14:textId="77777777" w:rsidR="00905634" w:rsidRDefault="00905634" w:rsidP="005677BB">
      <w:r>
        <w:continuationSeparator/>
      </w:r>
    </w:p>
  </w:footnote>
  <w:footnote w:type="continuationNotice" w:id="1">
    <w:p w14:paraId="39756205" w14:textId="77777777" w:rsidR="00905634" w:rsidRDefault="00905634"/>
  </w:footnote>
  <w:footnote w:id="2">
    <w:p w14:paraId="412C937B" w14:textId="77777777" w:rsidR="000262E1" w:rsidRPr="00EA5AF2" w:rsidRDefault="000262E1" w:rsidP="000262E1">
      <w:pPr>
        <w:pStyle w:val="Textonotapie"/>
        <w:rPr>
          <w:lang w:val="es-ES"/>
        </w:rPr>
      </w:pPr>
      <w:r>
        <w:rPr>
          <w:rStyle w:val="Refdenotaalpie"/>
        </w:rPr>
        <w:footnoteRef/>
      </w:r>
      <w:r>
        <w:t xml:space="preserve"> </w:t>
      </w:r>
      <w:r>
        <w:rPr>
          <w:lang w:val="es-ES"/>
        </w:rPr>
        <w:t xml:space="preserve">Ordinario 796 del 04/03/2021, Precisiones acerca de la lectura, interpretación y validación del resultado de test de detección rápida de antígenos para SARS-CoV-2. </w:t>
      </w:r>
      <w:r>
        <w:t>Subsecretaria de Salud Pública. Gabinete de Ministro, División jurídica, Ministerio de Salud.</w:t>
      </w:r>
    </w:p>
    <w:p w14:paraId="272C6062" w14:textId="13FC1196" w:rsidR="000262E1" w:rsidRDefault="000262E1" w:rsidP="000262E1">
      <w:pPr>
        <w:pStyle w:val="Textonotapie"/>
      </w:pPr>
      <w:r>
        <w:t>Ordinario 795 del 04/03/2021, Instruye a las SEREMIS de Salud designar mediante resolución a los establecimientos bajo su jurisdicción en los cuales se puede aplicar el test de antígeno y realizar la lectura e interpretación del resultado.  Subsecretaria de Salud Pública, Gabinete de Ministro, División jurídica, Ministerio de Salud.</w:t>
      </w:r>
    </w:p>
  </w:footnote>
  <w:footnote w:id="3">
    <w:p w14:paraId="4F7574DC" w14:textId="6D14CF7D" w:rsidR="00FC7EA9" w:rsidRDefault="00FC7EA9">
      <w:pPr>
        <w:pStyle w:val="Textonotapie"/>
      </w:pPr>
      <w:r>
        <w:rPr>
          <w:rStyle w:val="Refdenotaalpie"/>
        </w:rPr>
        <w:footnoteRef/>
      </w:r>
      <w:r>
        <w:t xml:space="preserve"> Ordinario 892, 12 marzo 2021. Instruye respecto a obligatoriedad de incorporar registro de muestras y resultados para uso Test Antígeno en Plataforma Nacional de toma de muestras.</w:t>
      </w:r>
    </w:p>
  </w:footnote>
  <w:footnote w:id="4">
    <w:p w14:paraId="0CDD388F" w14:textId="77777777" w:rsidR="008A2C7F" w:rsidRPr="005255DB" w:rsidRDefault="008A2C7F" w:rsidP="008A2C7F">
      <w:pPr>
        <w:rPr>
          <w:color w:val="767171" w:themeColor="background2" w:themeShade="80"/>
          <w:sz w:val="21"/>
          <w:szCs w:val="21"/>
        </w:rPr>
      </w:pPr>
      <w:r w:rsidRPr="005255DB">
        <w:rPr>
          <w:color w:val="767171" w:themeColor="background2" w:themeShade="80"/>
          <w:sz w:val="21"/>
          <w:szCs w:val="21"/>
          <w:vertAlign w:val="superscript"/>
        </w:rPr>
        <w:footnoteRef/>
      </w:r>
      <w:r w:rsidRPr="005255DB">
        <w:rPr>
          <w:color w:val="767171" w:themeColor="background2" w:themeShade="80"/>
          <w:sz w:val="21"/>
          <w:szCs w:val="21"/>
        </w:rPr>
        <w:t xml:space="preserve"> Este número de registro podrá obtenerse en la página de la Superintendencia de Salud en el siguiente link </w:t>
      </w:r>
      <w:hyperlink r:id="rId1" w:history="1">
        <w:r w:rsidRPr="005255DB">
          <w:rPr>
            <w:rStyle w:val="Hipervnculo"/>
            <w:color w:val="023160" w:themeColor="hyperlink" w:themeShade="80"/>
            <w:sz w:val="21"/>
            <w:szCs w:val="21"/>
          </w:rPr>
          <w:t>http://webhosting.superdesalud.gob.cl/bases/prestadoresindividuales.nsf/buscador?openForm</w:t>
        </w:r>
      </w:hyperlink>
    </w:p>
    <w:p w14:paraId="1DCF80C5" w14:textId="77777777" w:rsidR="008A2C7F" w:rsidRDefault="008A2C7F" w:rsidP="008A2C7F">
      <w:pPr>
        <w:rPr>
          <w:sz w:val="16"/>
          <w:szCs w:val="16"/>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D6BDA" w14:textId="204914BF" w:rsidR="00975871" w:rsidRDefault="00975871">
    <w:pPr>
      <w:pStyle w:val="Encabezado"/>
    </w:pPr>
    <w:r>
      <w:rPr>
        <w:noProof/>
        <w:lang w:eastAsia="es-CL"/>
      </w:rPr>
      <w:drawing>
        <wp:anchor distT="0" distB="0" distL="114300" distR="114300" simplePos="0" relativeHeight="251659264" behindDoc="0" locked="0" layoutInCell="1" hidden="0" allowOverlap="1" wp14:anchorId="2EADA0C1" wp14:editId="2DB05441">
          <wp:simplePos x="0" y="0"/>
          <wp:positionH relativeFrom="margin">
            <wp:align>center</wp:align>
          </wp:positionH>
          <wp:positionV relativeFrom="paragraph">
            <wp:posOffset>-349357</wp:posOffset>
          </wp:positionV>
          <wp:extent cx="7910738" cy="1021221"/>
          <wp:effectExtent l="0" t="0" r="0" b="7620"/>
          <wp:wrapSquare wrapText="bothSides" distT="0" distB="0" distL="114300" distR="114300"/>
          <wp:docPr id="259" name="image1.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259" name="image1.png" descr="Interfaz de usuario gráfica, Texto, Aplicación, Correo electrónico&#10;&#10;Descripción generada automáticamente"/>
                  <pic:cNvPicPr preferRelativeResize="0"/>
                </pic:nvPicPr>
                <pic:blipFill>
                  <a:blip r:embed="rId1"/>
                  <a:srcRect l="4136" t="26464" r="2768" b="51927"/>
                  <a:stretch>
                    <a:fillRect/>
                  </a:stretch>
                </pic:blipFill>
                <pic:spPr>
                  <a:xfrm>
                    <a:off x="0" y="0"/>
                    <a:ext cx="7910738" cy="1021221"/>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04870"/>
    <w:multiLevelType w:val="hybridMultilevel"/>
    <w:tmpl w:val="70FCF80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B614BE7"/>
    <w:multiLevelType w:val="multilevel"/>
    <w:tmpl w:val="2F2AEBFA"/>
    <w:lvl w:ilvl="0">
      <w:start w:val="2"/>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7"/>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5767C8"/>
    <w:multiLevelType w:val="hybridMultilevel"/>
    <w:tmpl w:val="6950A210"/>
    <w:lvl w:ilvl="0" w:tplc="340A000F">
      <w:start w:val="5"/>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F30458E"/>
    <w:multiLevelType w:val="multilevel"/>
    <w:tmpl w:val="44EC70E8"/>
    <w:lvl w:ilvl="0">
      <w:start w:val="2"/>
      <w:numFmt w:val="decimal"/>
      <w:lvlText w:val="%1"/>
      <w:lvlJc w:val="left"/>
      <w:pPr>
        <w:ind w:left="660" w:hanging="660"/>
      </w:pPr>
      <w:rPr>
        <w:rFonts w:asciiTheme="minorHAnsi" w:eastAsiaTheme="majorEastAsia" w:hAnsiTheme="minorHAnsi" w:cstheme="majorBidi" w:hint="default"/>
        <w:color w:val="2F5496" w:themeColor="accent1" w:themeShade="BF"/>
        <w:sz w:val="24"/>
      </w:rPr>
    </w:lvl>
    <w:lvl w:ilvl="1">
      <w:start w:val="5"/>
      <w:numFmt w:val="decimal"/>
      <w:lvlText w:val="%1.%2"/>
      <w:lvlJc w:val="left"/>
      <w:pPr>
        <w:ind w:left="660" w:hanging="660"/>
      </w:pPr>
      <w:rPr>
        <w:rFonts w:asciiTheme="minorHAnsi" w:eastAsiaTheme="majorEastAsia" w:hAnsiTheme="minorHAnsi" w:cstheme="majorBidi" w:hint="default"/>
        <w:color w:val="2F5496" w:themeColor="accent1" w:themeShade="BF"/>
        <w:sz w:val="24"/>
      </w:rPr>
    </w:lvl>
    <w:lvl w:ilvl="2">
      <w:start w:val="7"/>
      <w:numFmt w:val="decimal"/>
      <w:lvlText w:val="%1.%2.%3"/>
      <w:lvlJc w:val="left"/>
      <w:pPr>
        <w:ind w:left="720" w:hanging="720"/>
      </w:pPr>
      <w:rPr>
        <w:rFonts w:asciiTheme="minorHAnsi" w:eastAsiaTheme="majorEastAsia" w:hAnsiTheme="minorHAnsi" w:cstheme="majorBidi" w:hint="default"/>
        <w:color w:val="2F5496" w:themeColor="accent1" w:themeShade="BF"/>
        <w:sz w:val="24"/>
      </w:rPr>
    </w:lvl>
    <w:lvl w:ilvl="3">
      <w:start w:val="2"/>
      <w:numFmt w:val="decimal"/>
      <w:lvlText w:val="%1.%2.%3.%4"/>
      <w:lvlJc w:val="left"/>
      <w:pPr>
        <w:ind w:left="720" w:hanging="720"/>
      </w:pPr>
      <w:rPr>
        <w:rFonts w:asciiTheme="minorHAnsi" w:eastAsiaTheme="majorEastAsia" w:hAnsiTheme="minorHAnsi" w:cstheme="majorBidi" w:hint="default"/>
        <w:color w:val="2F5496" w:themeColor="accent1" w:themeShade="BF"/>
        <w:sz w:val="24"/>
      </w:rPr>
    </w:lvl>
    <w:lvl w:ilvl="4">
      <w:start w:val="1"/>
      <w:numFmt w:val="decimal"/>
      <w:lvlText w:val="%1.%2.%3.%4.%5"/>
      <w:lvlJc w:val="left"/>
      <w:pPr>
        <w:ind w:left="1080" w:hanging="1080"/>
      </w:pPr>
      <w:rPr>
        <w:rFonts w:asciiTheme="minorHAnsi" w:eastAsiaTheme="majorEastAsia" w:hAnsiTheme="minorHAnsi" w:cstheme="majorBidi" w:hint="default"/>
        <w:color w:val="2F5496" w:themeColor="accent1" w:themeShade="BF"/>
        <w:sz w:val="24"/>
      </w:rPr>
    </w:lvl>
    <w:lvl w:ilvl="5">
      <w:start w:val="1"/>
      <w:numFmt w:val="decimal"/>
      <w:lvlText w:val="%1.%2.%3.%4.%5.%6"/>
      <w:lvlJc w:val="left"/>
      <w:pPr>
        <w:ind w:left="1080" w:hanging="1080"/>
      </w:pPr>
      <w:rPr>
        <w:rFonts w:asciiTheme="minorHAnsi" w:eastAsiaTheme="majorEastAsia" w:hAnsiTheme="minorHAnsi" w:cstheme="majorBidi" w:hint="default"/>
        <w:color w:val="2F5496" w:themeColor="accent1" w:themeShade="BF"/>
        <w:sz w:val="24"/>
      </w:rPr>
    </w:lvl>
    <w:lvl w:ilvl="6">
      <w:start w:val="1"/>
      <w:numFmt w:val="decimal"/>
      <w:lvlText w:val="%1.%2.%3.%4.%5.%6.%7"/>
      <w:lvlJc w:val="left"/>
      <w:pPr>
        <w:ind w:left="1440" w:hanging="1440"/>
      </w:pPr>
      <w:rPr>
        <w:rFonts w:asciiTheme="minorHAnsi" w:eastAsiaTheme="majorEastAsia" w:hAnsiTheme="minorHAnsi" w:cstheme="majorBidi" w:hint="default"/>
        <w:color w:val="2F5496" w:themeColor="accent1" w:themeShade="BF"/>
        <w:sz w:val="24"/>
      </w:rPr>
    </w:lvl>
    <w:lvl w:ilvl="7">
      <w:start w:val="1"/>
      <w:numFmt w:val="decimal"/>
      <w:lvlText w:val="%1.%2.%3.%4.%5.%6.%7.%8"/>
      <w:lvlJc w:val="left"/>
      <w:pPr>
        <w:ind w:left="1440" w:hanging="1440"/>
      </w:pPr>
      <w:rPr>
        <w:rFonts w:asciiTheme="minorHAnsi" w:eastAsiaTheme="majorEastAsia" w:hAnsiTheme="minorHAnsi" w:cstheme="majorBidi" w:hint="default"/>
        <w:color w:val="2F5496" w:themeColor="accent1" w:themeShade="BF"/>
        <w:sz w:val="24"/>
      </w:rPr>
    </w:lvl>
    <w:lvl w:ilvl="8">
      <w:start w:val="1"/>
      <w:numFmt w:val="decimal"/>
      <w:lvlText w:val="%1.%2.%3.%4.%5.%6.%7.%8.%9"/>
      <w:lvlJc w:val="left"/>
      <w:pPr>
        <w:ind w:left="1800" w:hanging="1800"/>
      </w:pPr>
      <w:rPr>
        <w:rFonts w:asciiTheme="minorHAnsi" w:eastAsiaTheme="majorEastAsia" w:hAnsiTheme="minorHAnsi" w:cstheme="majorBidi" w:hint="default"/>
        <w:color w:val="2F5496" w:themeColor="accent1" w:themeShade="BF"/>
        <w:sz w:val="24"/>
      </w:rPr>
    </w:lvl>
  </w:abstractNum>
  <w:abstractNum w:abstractNumId="4" w15:restartNumberingAfterBreak="0">
    <w:nsid w:val="124A5B05"/>
    <w:multiLevelType w:val="hybridMultilevel"/>
    <w:tmpl w:val="10F4A17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59364E2"/>
    <w:multiLevelType w:val="hybridMultilevel"/>
    <w:tmpl w:val="1438F5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D3D5136"/>
    <w:multiLevelType w:val="hybridMultilevel"/>
    <w:tmpl w:val="E25431F2"/>
    <w:lvl w:ilvl="0" w:tplc="340A0011">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1F8F71DB"/>
    <w:multiLevelType w:val="multilevel"/>
    <w:tmpl w:val="81227266"/>
    <w:lvl w:ilvl="0">
      <w:start w:val="2"/>
      <w:numFmt w:val="decimal"/>
      <w:lvlText w:val="%1"/>
      <w:lvlJc w:val="left"/>
      <w:pPr>
        <w:ind w:left="660" w:hanging="660"/>
      </w:pPr>
      <w:rPr>
        <w:rFonts w:asciiTheme="minorHAnsi" w:eastAsiaTheme="majorEastAsia" w:hAnsiTheme="minorHAnsi" w:cstheme="majorBidi" w:hint="default"/>
        <w:color w:val="2F5496" w:themeColor="accent1" w:themeShade="BF"/>
        <w:sz w:val="24"/>
      </w:rPr>
    </w:lvl>
    <w:lvl w:ilvl="1">
      <w:start w:val="5"/>
      <w:numFmt w:val="decimal"/>
      <w:lvlText w:val="%1.%2"/>
      <w:lvlJc w:val="left"/>
      <w:pPr>
        <w:ind w:left="660" w:hanging="660"/>
      </w:pPr>
      <w:rPr>
        <w:rFonts w:asciiTheme="minorHAnsi" w:eastAsiaTheme="majorEastAsia" w:hAnsiTheme="minorHAnsi" w:cstheme="majorBidi" w:hint="default"/>
        <w:color w:val="2F5496" w:themeColor="accent1" w:themeShade="BF"/>
        <w:sz w:val="24"/>
      </w:rPr>
    </w:lvl>
    <w:lvl w:ilvl="2">
      <w:start w:val="7"/>
      <w:numFmt w:val="decimal"/>
      <w:lvlText w:val="%1.%2.%3"/>
      <w:lvlJc w:val="left"/>
      <w:pPr>
        <w:ind w:left="720" w:hanging="720"/>
      </w:pPr>
      <w:rPr>
        <w:rFonts w:asciiTheme="minorHAnsi" w:eastAsiaTheme="majorEastAsia" w:hAnsiTheme="minorHAnsi" w:cstheme="majorBidi" w:hint="default"/>
        <w:color w:val="2F5496" w:themeColor="accent1" w:themeShade="BF"/>
        <w:sz w:val="24"/>
      </w:rPr>
    </w:lvl>
    <w:lvl w:ilvl="3">
      <w:start w:val="2"/>
      <w:numFmt w:val="decimal"/>
      <w:lvlText w:val="%1.%2.%3.%4"/>
      <w:lvlJc w:val="left"/>
      <w:pPr>
        <w:ind w:left="720" w:hanging="720"/>
      </w:pPr>
      <w:rPr>
        <w:rFonts w:asciiTheme="minorHAnsi" w:eastAsiaTheme="majorEastAsia" w:hAnsiTheme="minorHAnsi" w:cstheme="majorBidi" w:hint="default"/>
        <w:color w:val="2F5496" w:themeColor="accent1" w:themeShade="BF"/>
        <w:sz w:val="24"/>
      </w:rPr>
    </w:lvl>
    <w:lvl w:ilvl="4">
      <w:start w:val="1"/>
      <w:numFmt w:val="decimal"/>
      <w:lvlText w:val="%1.%2.%3.%4.%5"/>
      <w:lvlJc w:val="left"/>
      <w:pPr>
        <w:ind w:left="1080" w:hanging="1080"/>
      </w:pPr>
      <w:rPr>
        <w:rFonts w:asciiTheme="minorHAnsi" w:eastAsiaTheme="majorEastAsia" w:hAnsiTheme="minorHAnsi" w:cstheme="majorBidi" w:hint="default"/>
        <w:color w:val="2F5496" w:themeColor="accent1" w:themeShade="BF"/>
        <w:sz w:val="24"/>
      </w:rPr>
    </w:lvl>
    <w:lvl w:ilvl="5">
      <w:start w:val="1"/>
      <w:numFmt w:val="decimal"/>
      <w:lvlText w:val="%1.%2.%3.%4.%5.%6"/>
      <w:lvlJc w:val="left"/>
      <w:pPr>
        <w:ind w:left="1080" w:hanging="1080"/>
      </w:pPr>
      <w:rPr>
        <w:rFonts w:asciiTheme="minorHAnsi" w:eastAsiaTheme="majorEastAsia" w:hAnsiTheme="minorHAnsi" w:cstheme="majorBidi" w:hint="default"/>
        <w:color w:val="2F5496" w:themeColor="accent1" w:themeShade="BF"/>
        <w:sz w:val="24"/>
      </w:rPr>
    </w:lvl>
    <w:lvl w:ilvl="6">
      <w:start w:val="1"/>
      <w:numFmt w:val="decimal"/>
      <w:lvlText w:val="%1.%2.%3.%4.%5.%6.%7"/>
      <w:lvlJc w:val="left"/>
      <w:pPr>
        <w:ind w:left="1440" w:hanging="1440"/>
      </w:pPr>
      <w:rPr>
        <w:rFonts w:asciiTheme="minorHAnsi" w:eastAsiaTheme="majorEastAsia" w:hAnsiTheme="minorHAnsi" w:cstheme="majorBidi" w:hint="default"/>
        <w:color w:val="2F5496" w:themeColor="accent1" w:themeShade="BF"/>
        <w:sz w:val="24"/>
      </w:rPr>
    </w:lvl>
    <w:lvl w:ilvl="7">
      <w:start w:val="1"/>
      <w:numFmt w:val="decimal"/>
      <w:lvlText w:val="%1.%2.%3.%4.%5.%6.%7.%8"/>
      <w:lvlJc w:val="left"/>
      <w:pPr>
        <w:ind w:left="1440" w:hanging="1440"/>
      </w:pPr>
      <w:rPr>
        <w:rFonts w:asciiTheme="minorHAnsi" w:eastAsiaTheme="majorEastAsia" w:hAnsiTheme="minorHAnsi" w:cstheme="majorBidi" w:hint="default"/>
        <w:color w:val="2F5496" w:themeColor="accent1" w:themeShade="BF"/>
        <w:sz w:val="24"/>
      </w:rPr>
    </w:lvl>
    <w:lvl w:ilvl="8">
      <w:start w:val="1"/>
      <w:numFmt w:val="decimal"/>
      <w:lvlText w:val="%1.%2.%3.%4.%5.%6.%7.%8.%9"/>
      <w:lvlJc w:val="left"/>
      <w:pPr>
        <w:ind w:left="1800" w:hanging="1800"/>
      </w:pPr>
      <w:rPr>
        <w:rFonts w:asciiTheme="minorHAnsi" w:eastAsiaTheme="majorEastAsia" w:hAnsiTheme="minorHAnsi" w:cstheme="majorBidi" w:hint="default"/>
        <w:color w:val="2F5496" w:themeColor="accent1" w:themeShade="BF"/>
        <w:sz w:val="24"/>
      </w:rPr>
    </w:lvl>
  </w:abstractNum>
  <w:abstractNum w:abstractNumId="8" w15:restartNumberingAfterBreak="0">
    <w:nsid w:val="1FB9246D"/>
    <w:multiLevelType w:val="hybridMultilevel"/>
    <w:tmpl w:val="65EC8DA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2857749"/>
    <w:multiLevelType w:val="multilevel"/>
    <w:tmpl w:val="3E5CAD02"/>
    <w:lvl w:ilvl="0">
      <w:start w:val="1"/>
      <w:numFmt w:val="decimal"/>
      <w:lvlText w:val="%1."/>
      <w:lvlJc w:val="left"/>
      <w:pPr>
        <w:ind w:left="720" w:hanging="360"/>
      </w:pPr>
      <w:rPr>
        <w:b/>
        <w:color w:val="2E75B5"/>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3536BE9"/>
    <w:multiLevelType w:val="multilevel"/>
    <w:tmpl w:val="40A68E42"/>
    <w:lvl w:ilvl="0">
      <w:start w:val="2"/>
      <w:numFmt w:val="decimal"/>
      <w:lvlText w:val="%1"/>
      <w:lvlJc w:val="left"/>
      <w:pPr>
        <w:ind w:left="384" w:hanging="384"/>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277A26F0"/>
    <w:multiLevelType w:val="hybridMultilevel"/>
    <w:tmpl w:val="008C3B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5791BDC"/>
    <w:multiLevelType w:val="hybridMultilevel"/>
    <w:tmpl w:val="6C9C1EB8"/>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3" w15:restartNumberingAfterBreak="0">
    <w:nsid w:val="3FCC3C4A"/>
    <w:multiLevelType w:val="hybridMultilevel"/>
    <w:tmpl w:val="21BCA7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40D7487C"/>
    <w:multiLevelType w:val="hybridMultilevel"/>
    <w:tmpl w:val="20D4D5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40E01CFD"/>
    <w:multiLevelType w:val="hybridMultilevel"/>
    <w:tmpl w:val="7ED2B89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44511EF8"/>
    <w:multiLevelType w:val="multilevel"/>
    <w:tmpl w:val="7EB20810"/>
    <w:lvl w:ilvl="0">
      <w:start w:val="4"/>
      <w:numFmt w:val="decimal"/>
      <w:lvlText w:val="%1"/>
      <w:lvlJc w:val="left"/>
      <w:pPr>
        <w:ind w:left="432" w:hanging="331"/>
      </w:pPr>
      <w:rPr>
        <w:rFonts w:hint="default"/>
        <w:lang w:val="es-ES" w:eastAsia="en-US" w:bidi="ar-SA"/>
      </w:rPr>
    </w:lvl>
    <w:lvl w:ilvl="1">
      <w:start w:val="2"/>
      <w:numFmt w:val="decimal"/>
      <w:lvlText w:val="%1.%2"/>
      <w:lvlJc w:val="left"/>
      <w:pPr>
        <w:ind w:left="432" w:hanging="331"/>
      </w:pPr>
      <w:rPr>
        <w:rFonts w:hint="default"/>
        <w:spacing w:val="-1"/>
        <w:w w:val="100"/>
        <w:lang w:val="es-ES" w:eastAsia="en-US" w:bidi="ar-SA"/>
      </w:rPr>
    </w:lvl>
    <w:lvl w:ilvl="2">
      <w:start w:val="1"/>
      <w:numFmt w:val="decimal"/>
      <w:lvlText w:val="%1.%2.%3"/>
      <w:lvlJc w:val="left"/>
      <w:pPr>
        <w:ind w:left="598" w:hanging="497"/>
      </w:pPr>
      <w:rPr>
        <w:rFonts w:ascii="Calibri" w:eastAsia="Calibri" w:hAnsi="Calibri" w:cs="Calibri" w:hint="default"/>
        <w:color w:val="2D74B5"/>
        <w:spacing w:val="-1"/>
        <w:w w:val="100"/>
        <w:sz w:val="22"/>
        <w:szCs w:val="22"/>
        <w:lang w:val="es-ES" w:eastAsia="en-US" w:bidi="ar-SA"/>
      </w:rPr>
    </w:lvl>
    <w:lvl w:ilvl="3">
      <w:numFmt w:val="bullet"/>
      <w:lvlText w:val="•"/>
      <w:lvlJc w:val="left"/>
      <w:pPr>
        <w:ind w:left="2480" w:hanging="497"/>
      </w:pPr>
      <w:rPr>
        <w:rFonts w:hint="default"/>
        <w:lang w:val="es-ES" w:eastAsia="en-US" w:bidi="ar-SA"/>
      </w:rPr>
    </w:lvl>
    <w:lvl w:ilvl="4">
      <w:numFmt w:val="bullet"/>
      <w:lvlText w:val="•"/>
      <w:lvlJc w:val="left"/>
      <w:pPr>
        <w:ind w:left="3420" w:hanging="497"/>
      </w:pPr>
      <w:rPr>
        <w:rFonts w:hint="default"/>
        <w:lang w:val="es-ES" w:eastAsia="en-US" w:bidi="ar-SA"/>
      </w:rPr>
    </w:lvl>
    <w:lvl w:ilvl="5">
      <w:numFmt w:val="bullet"/>
      <w:lvlText w:val="•"/>
      <w:lvlJc w:val="left"/>
      <w:pPr>
        <w:ind w:left="4360" w:hanging="497"/>
      </w:pPr>
      <w:rPr>
        <w:rFonts w:hint="default"/>
        <w:lang w:val="es-ES" w:eastAsia="en-US" w:bidi="ar-SA"/>
      </w:rPr>
    </w:lvl>
    <w:lvl w:ilvl="6">
      <w:numFmt w:val="bullet"/>
      <w:lvlText w:val="•"/>
      <w:lvlJc w:val="left"/>
      <w:pPr>
        <w:ind w:left="5300" w:hanging="497"/>
      </w:pPr>
      <w:rPr>
        <w:rFonts w:hint="default"/>
        <w:lang w:val="es-ES" w:eastAsia="en-US" w:bidi="ar-SA"/>
      </w:rPr>
    </w:lvl>
    <w:lvl w:ilvl="7">
      <w:numFmt w:val="bullet"/>
      <w:lvlText w:val="•"/>
      <w:lvlJc w:val="left"/>
      <w:pPr>
        <w:ind w:left="6240" w:hanging="497"/>
      </w:pPr>
      <w:rPr>
        <w:rFonts w:hint="default"/>
        <w:lang w:val="es-ES" w:eastAsia="en-US" w:bidi="ar-SA"/>
      </w:rPr>
    </w:lvl>
    <w:lvl w:ilvl="8">
      <w:numFmt w:val="bullet"/>
      <w:lvlText w:val="•"/>
      <w:lvlJc w:val="left"/>
      <w:pPr>
        <w:ind w:left="7180" w:hanging="497"/>
      </w:pPr>
      <w:rPr>
        <w:rFonts w:hint="default"/>
        <w:lang w:val="es-ES" w:eastAsia="en-US" w:bidi="ar-SA"/>
      </w:rPr>
    </w:lvl>
  </w:abstractNum>
  <w:abstractNum w:abstractNumId="17" w15:restartNumberingAfterBreak="0">
    <w:nsid w:val="46340886"/>
    <w:multiLevelType w:val="multilevel"/>
    <w:tmpl w:val="3E5CAD02"/>
    <w:lvl w:ilvl="0">
      <w:start w:val="1"/>
      <w:numFmt w:val="decimal"/>
      <w:lvlText w:val="%1."/>
      <w:lvlJc w:val="left"/>
      <w:pPr>
        <w:ind w:left="360" w:hanging="360"/>
      </w:pPr>
      <w:rPr>
        <w:b/>
        <w:color w:val="2E75B5"/>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CC01B4D"/>
    <w:multiLevelType w:val="multilevel"/>
    <w:tmpl w:val="16BC86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2E30E27"/>
    <w:multiLevelType w:val="multilevel"/>
    <w:tmpl w:val="3E5CAD02"/>
    <w:lvl w:ilvl="0">
      <w:start w:val="1"/>
      <w:numFmt w:val="decimal"/>
      <w:lvlText w:val="%1."/>
      <w:lvlJc w:val="left"/>
      <w:pPr>
        <w:ind w:left="360" w:hanging="360"/>
      </w:pPr>
      <w:rPr>
        <w:b/>
        <w:color w:val="2E75B5"/>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8451D4C"/>
    <w:multiLevelType w:val="hybridMultilevel"/>
    <w:tmpl w:val="374A661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59C22FB8"/>
    <w:multiLevelType w:val="hybridMultilevel"/>
    <w:tmpl w:val="BAFCDB26"/>
    <w:lvl w:ilvl="0" w:tplc="340A0005">
      <w:start w:val="1"/>
      <w:numFmt w:val="bullet"/>
      <w:lvlText w:val=""/>
      <w:lvlJc w:val="left"/>
      <w:pPr>
        <w:ind w:left="720" w:hanging="360"/>
      </w:pPr>
      <w:rPr>
        <w:rFonts w:ascii="Wingdings" w:hAnsi="Wingdings"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5A6C314E"/>
    <w:multiLevelType w:val="hybridMultilevel"/>
    <w:tmpl w:val="F5CA09B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5B4B1458"/>
    <w:multiLevelType w:val="hybridMultilevel"/>
    <w:tmpl w:val="72AE1592"/>
    <w:lvl w:ilvl="0" w:tplc="340A0005">
      <w:start w:val="1"/>
      <w:numFmt w:val="bullet"/>
      <w:lvlText w:val=""/>
      <w:lvlJc w:val="left"/>
      <w:pPr>
        <w:ind w:left="2136" w:hanging="360"/>
      </w:pPr>
      <w:rPr>
        <w:rFonts w:ascii="Wingdings" w:hAnsi="Wingdings" w:hint="default"/>
      </w:rPr>
    </w:lvl>
    <w:lvl w:ilvl="1" w:tplc="340A0003" w:tentative="1">
      <w:start w:val="1"/>
      <w:numFmt w:val="bullet"/>
      <w:lvlText w:val="o"/>
      <w:lvlJc w:val="left"/>
      <w:pPr>
        <w:ind w:left="2856" w:hanging="360"/>
      </w:pPr>
      <w:rPr>
        <w:rFonts w:ascii="Courier New" w:hAnsi="Courier New" w:cs="Courier New" w:hint="default"/>
      </w:rPr>
    </w:lvl>
    <w:lvl w:ilvl="2" w:tplc="340A0005" w:tentative="1">
      <w:start w:val="1"/>
      <w:numFmt w:val="bullet"/>
      <w:lvlText w:val=""/>
      <w:lvlJc w:val="left"/>
      <w:pPr>
        <w:ind w:left="3576" w:hanging="360"/>
      </w:pPr>
      <w:rPr>
        <w:rFonts w:ascii="Wingdings" w:hAnsi="Wingdings" w:hint="default"/>
      </w:rPr>
    </w:lvl>
    <w:lvl w:ilvl="3" w:tplc="340A0001" w:tentative="1">
      <w:start w:val="1"/>
      <w:numFmt w:val="bullet"/>
      <w:lvlText w:val=""/>
      <w:lvlJc w:val="left"/>
      <w:pPr>
        <w:ind w:left="4296" w:hanging="360"/>
      </w:pPr>
      <w:rPr>
        <w:rFonts w:ascii="Symbol" w:hAnsi="Symbol" w:hint="default"/>
      </w:rPr>
    </w:lvl>
    <w:lvl w:ilvl="4" w:tplc="340A0003" w:tentative="1">
      <w:start w:val="1"/>
      <w:numFmt w:val="bullet"/>
      <w:lvlText w:val="o"/>
      <w:lvlJc w:val="left"/>
      <w:pPr>
        <w:ind w:left="5016" w:hanging="360"/>
      </w:pPr>
      <w:rPr>
        <w:rFonts w:ascii="Courier New" w:hAnsi="Courier New" w:cs="Courier New" w:hint="default"/>
      </w:rPr>
    </w:lvl>
    <w:lvl w:ilvl="5" w:tplc="340A0005" w:tentative="1">
      <w:start w:val="1"/>
      <w:numFmt w:val="bullet"/>
      <w:lvlText w:val=""/>
      <w:lvlJc w:val="left"/>
      <w:pPr>
        <w:ind w:left="5736" w:hanging="360"/>
      </w:pPr>
      <w:rPr>
        <w:rFonts w:ascii="Wingdings" w:hAnsi="Wingdings" w:hint="default"/>
      </w:rPr>
    </w:lvl>
    <w:lvl w:ilvl="6" w:tplc="340A0001" w:tentative="1">
      <w:start w:val="1"/>
      <w:numFmt w:val="bullet"/>
      <w:lvlText w:val=""/>
      <w:lvlJc w:val="left"/>
      <w:pPr>
        <w:ind w:left="6456" w:hanging="360"/>
      </w:pPr>
      <w:rPr>
        <w:rFonts w:ascii="Symbol" w:hAnsi="Symbol" w:hint="default"/>
      </w:rPr>
    </w:lvl>
    <w:lvl w:ilvl="7" w:tplc="340A0003" w:tentative="1">
      <w:start w:val="1"/>
      <w:numFmt w:val="bullet"/>
      <w:lvlText w:val="o"/>
      <w:lvlJc w:val="left"/>
      <w:pPr>
        <w:ind w:left="7176" w:hanging="360"/>
      </w:pPr>
      <w:rPr>
        <w:rFonts w:ascii="Courier New" w:hAnsi="Courier New" w:cs="Courier New" w:hint="default"/>
      </w:rPr>
    </w:lvl>
    <w:lvl w:ilvl="8" w:tplc="340A0005" w:tentative="1">
      <w:start w:val="1"/>
      <w:numFmt w:val="bullet"/>
      <w:lvlText w:val=""/>
      <w:lvlJc w:val="left"/>
      <w:pPr>
        <w:ind w:left="7896" w:hanging="360"/>
      </w:pPr>
      <w:rPr>
        <w:rFonts w:ascii="Wingdings" w:hAnsi="Wingdings" w:hint="default"/>
      </w:rPr>
    </w:lvl>
  </w:abstractNum>
  <w:abstractNum w:abstractNumId="24" w15:restartNumberingAfterBreak="0">
    <w:nsid w:val="5B510133"/>
    <w:multiLevelType w:val="hybridMultilevel"/>
    <w:tmpl w:val="5CBCF75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62687AFE"/>
    <w:multiLevelType w:val="hybridMultilevel"/>
    <w:tmpl w:val="555E725A"/>
    <w:lvl w:ilvl="0" w:tplc="7944BD68">
      <w:start w:val="1"/>
      <w:numFmt w:val="bullet"/>
      <w:lvlText w:val=""/>
      <w:lvlJc w:val="center"/>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62EC3AC1"/>
    <w:multiLevelType w:val="hybridMultilevel"/>
    <w:tmpl w:val="DB2807A8"/>
    <w:lvl w:ilvl="0" w:tplc="90E6598A">
      <w:start w:val="1"/>
      <w:numFmt w:val="bullet"/>
      <w:lvlText w:val="•"/>
      <w:lvlJc w:val="left"/>
      <w:pPr>
        <w:tabs>
          <w:tab w:val="num" w:pos="720"/>
        </w:tabs>
        <w:ind w:left="720" w:hanging="360"/>
      </w:pPr>
      <w:rPr>
        <w:rFonts w:ascii="Arial" w:hAnsi="Arial" w:hint="default"/>
      </w:rPr>
    </w:lvl>
    <w:lvl w:ilvl="1" w:tplc="6C9C0E52">
      <w:start w:val="32"/>
      <w:numFmt w:val="bullet"/>
      <w:lvlText w:val="–"/>
      <w:lvlJc w:val="left"/>
      <w:pPr>
        <w:tabs>
          <w:tab w:val="num" w:pos="1440"/>
        </w:tabs>
        <w:ind w:left="1440" w:hanging="360"/>
      </w:pPr>
      <w:rPr>
        <w:rFonts w:ascii="Arial" w:hAnsi="Arial" w:hint="default"/>
      </w:rPr>
    </w:lvl>
    <w:lvl w:ilvl="2" w:tplc="BC7A4D7C" w:tentative="1">
      <w:start w:val="1"/>
      <w:numFmt w:val="bullet"/>
      <w:lvlText w:val="•"/>
      <w:lvlJc w:val="left"/>
      <w:pPr>
        <w:tabs>
          <w:tab w:val="num" w:pos="2160"/>
        </w:tabs>
        <w:ind w:left="2160" w:hanging="360"/>
      </w:pPr>
      <w:rPr>
        <w:rFonts w:ascii="Arial" w:hAnsi="Arial" w:hint="default"/>
      </w:rPr>
    </w:lvl>
    <w:lvl w:ilvl="3" w:tplc="186E9D6A" w:tentative="1">
      <w:start w:val="1"/>
      <w:numFmt w:val="bullet"/>
      <w:lvlText w:val="•"/>
      <w:lvlJc w:val="left"/>
      <w:pPr>
        <w:tabs>
          <w:tab w:val="num" w:pos="2880"/>
        </w:tabs>
        <w:ind w:left="2880" w:hanging="360"/>
      </w:pPr>
      <w:rPr>
        <w:rFonts w:ascii="Arial" w:hAnsi="Arial" w:hint="default"/>
      </w:rPr>
    </w:lvl>
    <w:lvl w:ilvl="4" w:tplc="84F673AE" w:tentative="1">
      <w:start w:val="1"/>
      <w:numFmt w:val="bullet"/>
      <w:lvlText w:val="•"/>
      <w:lvlJc w:val="left"/>
      <w:pPr>
        <w:tabs>
          <w:tab w:val="num" w:pos="3600"/>
        </w:tabs>
        <w:ind w:left="3600" w:hanging="360"/>
      </w:pPr>
      <w:rPr>
        <w:rFonts w:ascii="Arial" w:hAnsi="Arial" w:hint="default"/>
      </w:rPr>
    </w:lvl>
    <w:lvl w:ilvl="5" w:tplc="75A8498A" w:tentative="1">
      <w:start w:val="1"/>
      <w:numFmt w:val="bullet"/>
      <w:lvlText w:val="•"/>
      <w:lvlJc w:val="left"/>
      <w:pPr>
        <w:tabs>
          <w:tab w:val="num" w:pos="4320"/>
        </w:tabs>
        <w:ind w:left="4320" w:hanging="360"/>
      </w:pPr>
      <w:rPr>
        <w:rFonts w:ascii="Arial" w:hAnsi="Arial" w:hint="default"/>
      </w:rPr>
    </w:lvl>
    <w:lvl w:ilvl="6" w:tplc="BD444D6E" w:tentative="1">
      <w:start w:val="1"/>
      <w:numFmt w:val="bullet"/>
      <w:lvlText w:val="•"/>
      <w:lvlJc w:val="left"/>
      <w:pPr>
        <w:tabs>
          <w:tab w:val="num" w:pos="5040"/>
        </w:tabs>
        <w:ind w:left="5040" w:hanging="360"/>
      </w:pPr>
      <w:rPr>
        <w:rFonts w:ascii="Arial" w:hAnsi="Arial" w:hint="default"/>
      </w:rPr>
    </w:lvl>
    <w:lvl w:ilvl="7" w:tplc="D4F092B2" w:tentative="1">
      <w:start w:val="1"/>
      <w:numFmt w:val="bullet"/>
      <w:lvlText w:val="•"/>
      <w:lvlJc w:val="left"/>
      <w:pPr>
        <w:tabs>
          <w:tab w:val="num" w:pos="5760"/>
        </w:tabs>
        <w:ind w:left="5760" w:hanging="360"/>
      </w:pPr>
      <w:rPr>
        <w:rFonts w:ascii="Arial" w:hAnsi="Arial" w:hint="default"/>
      </w:rPr>
    </w:lvl>
    <w:lvl w:ilvl="8" w:tplc="368CE1A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B84727E"/>
    <w:multiLevelType w:val="multilevel"/>
    <w:tmpl w:val="D31EB30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8" w15:restartNumberingAfterBreak="0">
    <w:nsid w:val="6C6E165B"/>
    <w:multiLevelType w:val="hybridMultilevel"/>
    <w:tmpl w:val="C524806C"/>
    <w:lvl w:ilvl="0" w:tplc="340A000F">
      <w:start w:val="1"/>
      <w:numFmt w:val="decimal"/>
      <w:lvlText w:val="%1."/>
      <w:lvlJc w:val="left"/>
      <w:pPr>
        <w:ind w:left="1068" w:hanging="360"/>
      </w:pPr>
    </w:lvl>
    <w:lvl w:ilvl="1" w:tplc="340A0019" w:tentative="1">
      <w:start w:val="1"/>
      <w:numFmt w:val="lowerLetter"/>
      <w:lvlText w:val="%2."/>
      <w:lvlJc w:val="left"/>
      <w:pPr>
        <w:ind w:left="1788" w:hanging="360"/>
      </w:pPr>
    </w:lvl>
    <w:lvl w:ilvl="2" w:tplc="340A001B" w:tentative="1">
      <w:start w:val="1"/>
      <w:numFmt w:val="lowerRoman"/>
      <w:lvlText w:val="%3."/>
      <w:lvlJc w:val="right"/>
      <w:pPr>
        <w:ind w:left="2508" w:hanging="180"/>
      </w:pPr>
    </w:lvl>
    <w:lvl w:ilvl="3" w:tplc="340A000F" w:tentative="1">
      <w:start w:val="1"/>
      <w:numFmt w:val="decimal"/>
      <w:lvlText w:val="%4."/>
      <w:lvlJc w:val="left"/>
      <w:pPr>
        <w:ind w:left="3228" w:hanging="360"/>
      </w:pPr>
    </w:lvl>
    <w:lvl w:ilvl="4" w:tplc="340A0019" w:tentative="1">
      <w:start w:val="1"/>
      <w:numFmt w:val="lowerLetter"/>
      <w:lvlText w:val="%5."/>
      <w:lvlJc w:val="left"/>
      <w:pPr>
        <w:ind w:left="3948" w:hanging="360"/>
      </w:pPr>
    </w:lvl>
    <w:lvl w:ilvl="5" w:tplc="340A001B" w:tentative="1">
      <w:start w:val="1"/>
      <w:numFmt w:val="lowerRoman"/>
      <w:lvlText w:val="%6."/>
      <w:lvlJc w:val="right"/>
      <w:pPr>
        <w:ind w:left="4668" w:hanging="180"/>
      </w:pPr>
    </w:lvl>
    <w:lvl w:ilvl="6" w:tplc="340A000F" w:tentative="1">
      <w:start w:val="1"/>
      <w:numFmt w:val="decimal"/>
      <w:lvlText w:val="%7."/>
      <w:lvlJc w:val="left"/>
      <w:pPr>
        <w:ind w:left="5388" w:hanging="360"/>
      </w:pPr>
    </w:lvl>
    <w:lvl w:ilvl="7" w:tplc="340A0019" w:tentative="1">
      <w:start w:val="1"/>
      <w:numFmt w:val="lowerLetter"/>
      <w:lvlText w:val="%8."/>
      <w:lvlJc w:val="left"/>
      <w:pPr>
        <w:ind w:left="6108" w:hanging="360"/>
      </w:pPr>
    </w:lvl>
    <w:lvl w:ilvl="8" w:tplc="340A001B" w:tentative="1">
      <w:start w:val="1"/>
      <w:numFmt w:val="lowerRoman"/>
      <w:lvlText w:val="%9."/>
      <w:lvlJc w:val="right"/>
      <w:pPr>
        <w:ind w:left="6828" w:hanging="180"/>
      </w:pPr>
    </w:lvl>
  </w:abstractNum>
  <w:abstractNum w:abstractNumId="29" w15:restartNumberingAfterBreak="0">
    <w:nsid w:val="6F195CFA"/>
    <w:multiLevelType w:val="hybridMultilevel"/>
    <w:tmpl w:val="56DC97F6"/>
    <w:lvl w:ilvl="0" w:tplc="340A0001">
      <w:start w:val="1"/>
      <w:numFmt w:val="bullet"/>
      <w:lvlText w:val=""/>
      <w:lvlJc w:val="left"/>
      <w:pPr>
        <w:ind w:left="2136" w:hanging="360"/>
      </w:pPr>
      <w:rPr>
        <w:rFonts w:ascii="Symbol" w:hAnsi="Symbol" w:hint="default"/>
      </w:rPr>
    </w:lvl>
    <w:lvl w:ilvl="1" w:tplc="340A0003" w:tentative="1">
      <w:start w:val="1"/>
      <w:numFmt w:val="bullet"/>
      <w:lvlText w:val="o"/>
      <w:lvlJc w:val="left"/>
      <w:pPr>
        <w:ind w:left="2856" w:hanging="360"/>
      </w:pPr>
      <w:rPr>
        <w:rFonts w:ascii="Courier New" w:hAnsi="Courier New" w:cs="Courier New" w:hint="default"/>
      </w:rPr>
    </w:lvl>
    <w:lvl w:ilvl="2" w:tplc="340A0005" w:tentative="1">
      <w:start w:val="1"/>
      <w:numFmt w:val="bullet"/>
      <w:lvlText w:val=""/>
      <w:lvlJc w:val="left"/>
      <w:pPr>
        <w:ind w:left="3576" w:hanging="360"/>
      </w:pPr>
      <w:rPr>
        <w:rFonts w:ascii="Wingdings" w:hAnsi="Wingdings" w:hint="default"/>
      </w:rPr>
    </w:lvl>
    <w:lvl w:ilvl="3" w:tplc="340A0001" w:tentative="1">
      <w:start w:val="1"/>
      <w:numFmt w:val="bullet"/>
      <w:lvlText w:val=""/>
      <w:lvlJc w:val="left"/>
      <w:pPr>
        <w:ind w:left="4296" w:hanging="360"/>
      </w:pPr>
      <w:rPr>
        <w:rFonts w:ascii="Symbol" w:hAnsi="Symbol" w:hint="default"/>
      </w:rPr>
    </w:lvl>
    <w:lvl w:ilvl="4" w:tplc="340A0003" w:tentative="1">
      <w:start w:val="1"/>
      <w:numFmt w:val="bullet"/>
      <w:lvlText w:val="o"/>
      <w:lvlJc w:val="left"/>
      <w:pPr>
        <w:ind w:left="5016" w:hanging="360"/>
      </w:pPr>
      <w:rPr>
        <w:rFonts w:ascii="Courier New" w:hAnsi="Courier New" w:cs="Courier New" w:hint="default"/>
      </w:rPr>
    </w:lvl>
    <w:lvl w:ilvl="5" w:tplc="340A0005" w:tentative="1">
      <w:start w:val="1"/>
      <w:numFmt w:val="bullet"/>
      <w:lvlText w:val=""/>
      <w:lvlJc w:val="left"/>
      <w:pPr>
        <w:ind w:left="5736" w:hanging="360"/>
      </w:pPr>
      <w:rPr>
        <w:rFonts w:ascii="Wingdings" w:hAnsi="Wingdings" w:hint="default"/>
      </w:rPr>
    </w:lvl>
    <w:lvl w:ilvl="6" w:tplc="340A0001" w:tentative="1">
      <w:start w:val="1"/>
      <w:numFmt w:val="bullet"/>
      <w:lvlText w:val=""/>
      <w:lvlJc w:val="left"/>
      <w:pPr>
        <w:ind w:left="6456" w:hanging="360"/>
      </w:pPr>
      <w:rPr>
        <w:rFonts w:ascii="Symbol" w:hAnsi="Symbol" w:hint="default"/>
      </w:rPr>
    </w:lvl>
    <w:lvl w:ilvl="7" w:tplc="340A0003" w:tentative="1">
      <w:start w:val="1"/>
      <w:numFmt w:val="bullet"/>
      <w:lvlText w:val="o"/>
      <w:lvlJc w:val="left"/>
      <w:pPr>
        <w:ind w:left="7176" w:hanging="360"/>
      </w:pPr>
      <w:rPr>
        <w:rFonts w:ascii="Courier New" w:hAnsi="Courier New" w:cs="Courier New" w:hint="default"/>
      </w:rPr>
    </w:lvl>
    <w:lvl w:ilvl="8" w:tplc="340A0005" w:tentative="1">
      <w:start w:val="1"/>
      <w:numFmt w:val="bullet"/>
      <w:lvlText w:val=""/>
      <w:lvlJc w:val="left"/>
      <w:pPr>
        <w:ind w:left="7896" w:hanging="360"/>
      </w:pPr>
      <w:rPr>
        <w:rFonts w:ascii="Wingdings" w:hAnsi="Wingdings" w:hint="default"/>
      </w:rPr>
    </w:lvl>
  </w:abstractNum>
  <w:abstractNum w:abstractNumId="30" w15:restartNumberingAfterBreak="0">
    <w:nsid w:val="75F51C42"/>
    <w:multiLevelType w:val="hybridMultilevel"/>
    <w:tmpl w:val="A8787B6E"/>
    <w:lvl w:ilvl="0" w:tplc="340A0005">
      <w:start w:val="1"/>
      <w:numFmt w:val="bullet"/>
      <w:lvlText w:val=""/>
      <w:lvlJc w:val="left"/>
      <w:pPr>
        <w:ind w:left="2136" w:hanging="360"/>
      </w:pPr>
      <w:rPr>
        <w:rFonts w:ascii="Wingdings" w:hAnsi="Wingdings" w:hint="default"/>
      </w:rPr>
    </w:lvl>
    <w:lvl w:ilvl="1" w:tplc="340A0003" w:tentative="1">
      <w:start w:val="1"/>
      <w:numFmt w:val="bullet"/>
      <w:lvlText w:val="o"/>
      <w:lvlJc w:val="left"/>
      <w:pPr>
        <w:ind w:left="2856" w:hanging="360"/>
      </w:pPr>
      <w:rPr>
        <w:rFonts w:ascii="Courier New" w:hAnsi="Courier New" w:cs="Courier New" w:hint="default"/>
      </w:rPr>
    </w:lvl>
    <w:lvl w:ilvl="2" w:tplc="340A0005" w:tentative="1">
      <w:start w:val="1"/>
      <w:numFmt w:val="bullet"/>
      <w:lvlText w:val=""/>
      <w:lvlJc w:val="left"/>
      <w:pPr>
        <w:ind w:left="3576" w:hanging="360"/>
      </w:pPr>
      <w:rPr>
        <w:rFonts w:ascii="Wingdings" w:hAnsi="Wingdings" w:hint="default"/>
      </w:rPr>
    </w:lvl>
    <w:lvl w:ilvl="3" w:tplc="340A0001" w:tentative="1">
      <w:start w:val="1"/>
      <w:numFmt w:val="bullet"/>
      <w:lvlText w:val=""/>
      <w:lvlJc w:val="left"/>
      <w:pPr>
        <w:ind w:left="4296" w:hanging="360"/>
      </w:pPr>
      <w:rPr>
        <w:rFonts w:ascii="Symbol" w:hAnsi="Symbol" w:hint="default"/>
      </w:rPr>
    </w:lvl>
    <w:lvl w:ilvl="4" w:tplc="340A0003" w:tentative="1">
      <w:start w:val="1"/>
      <w:numFmt w:val="bullet"/>
      <w:lvlText w:val="o"/>
      <w:lvlJc w:val="left"/>
      <w:pPr>
        <w:ind w:left="5016" w:hanging="360"/>
      </w:pPr>
      <w:rPr>
        <w:rFonts w:ascii="Courier New" w:hAnsi="Courier New" w:cs="Courier New" w:hint="default"/>
      </w:rPr>
    </w:lvl>
    <w:lvl w:ilvl="5" w:tplc="340A0005" w:tentative="1">
      <w:start w:val="1"/>
      <w:numFmt w:val="bullet"/>
      <w:lvlText w:val=""/>
      <w:lvlJc w:val="left"/>
      <w:pPr>
        <w:ind w:left="5736" w:hanging="360"/>
      </w:pPr>
      <w:rPr>
        <w:rFonts w:ascii="Wingdings" w:hAnsi="Wingdings" w:hint="default"/>
      </w:rPr>
    </w:lvl>
    <w:lvl w:ilvl="6" w:tplc="340A0001" w:tentative="1">
      <w:start w:val="1"/>
      <w:numFmt w:val="bullet"/>
      <w:lvlText w:val=""/>
      <w:lvlJc w:val="left"/>
      <w:pPr>
        <w:ind w:left="6456" w:hanging="360"/>
      </w:pPr>
      <w:rPr>
        <w:rFonts w:ascii="Symbol" w:hAnsi="Symbol" w:hint="default"/>
      </w:rPr>
    </w:lvl>
    <w:lvl w:ilvl="7" w:tplc="340A0003" w:tentative="1">
      <w:start w:val="1"/>
      <w:numFmt w:val="bullet"/>
      <w:lvlText w:val="o"/>
      <w:lvlJc w:val="left"/>
      <w:pPr>
        <w:ind w:left="7176" w:hanging="360"/>
      </w:pPr>
      <w:rPr>
        <w:rFonts w:ascii="Courier New" w:hAnsi="Courier New" w:cs="Courier New" w:hint="default"/>
      </w:rPr>
    </w:lvl>
    <w:lvl w:ilvl="8" w:tplc="340A0005" w:tentative="1">
      <w:start w:val="1"/>
      <w:numFmt w:val="bullet"/>
      <w:lvlText w:val=""/>
      <w:lvlJc w:val="left"/>
      <w:pPr>
        <w:ind w:left="7896" w:hanging="360"/>
      </w:pPr>
      <w:rPr>
        <w:rFonts w:ascii="Wingdings" w:hAnsi="Wingdings" w:hint="default"/>
      </w:rPr>
    </w:lvl>
  </w:abstractNum>
  <w:abstractNum w:abstractNumId="31" w15:restartNumberingAfterBreak="0">
    <w:nsid w:val="7D366630"/>
    <w:multiLevelType w:val="hybridMultilevel"/>
    <w:tmpl w:val="3C96AC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7ECE04D1"/>
    <w:multiLevelType w:val="multilevel"/>
    <w:tmpl w:val="FCE45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F93115A"/>
    <w:multiLevelType w:val="multilevel"/>
    <w:tmpl w:val="7B90CCF2"/>
    <w:lvl w:ilvl="0">
      <w:start w:val="1"/>
      <w:numFmt w:val="decimal"/>
      <w:lvlText w:val="%1."/>
      <w:lvlJc w:val="left"/>
      <w:pPr>
        <w:ind w:left="720" w:hanging="360"/>
      </w:pPr>
      <w:rPr>
        <w:rFonts w:hint="default"/>
      </w:rPr>
    </w:lvl>
    <w:lvl w:ilvl="1">
      <w:start w:val="4"/>
      <w:numFmt w:val="decimal"/>
      <w:isLgl/>
      <w:lvlText w:val="%1.%2."/>
      <w:lvlJc w:val="left"/>
      <w:pPr>
        <w:ind w:left="984" w:hanging="62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087456655">
    <w:abstractNumId w:val="28"/>
  </w:num>
  <w:num w:numId="2" w16cid:durableId="89863458">
    <w:abstractNumId w:val="6"/>
  </w:num>
  <w:num w:numId="3" w16cid:durableId="616454439">
    <w:abstractNumId w:val="19"/>
  </w:num>
  <w:num w:numId="4" w16cid:durableId="777876362">
    <w:abstractNumId w:val="18"/>
  </w:num>
  <w:num w:numId="5" w16cid:durableId="846213706">
    <w:abstractNumId w:val="32"/>
  </w:num>
  <w:num w:numId="6" w16cid:durableId="1064180474">
    <w:abstractNumId w:val="9"/>
  </w:num>
  <w:num w:numId="7" w16cid:durableId="1910262715">
    <w:abstractNumId w:val="17"/>
  </w:num>
  <w:num w:numId="8" w16cid:durableId="1814641548">
    <w:abstractNumId w:val="15"/>
  </w:num>
  <w:num w:numId="9" w16cid:durableId="2033527245">
    <w:abstractNumId w:val="5"/>
  </w:num>
  <w:num w:numId="10" w16cid:durableId="1238056984">
    <w:abstractNumId w:val="0"/>
  </w:num>
  <w:num w:numId="11" w16cid:durableId="1916670120">
    <w:abstractNumId w:val="24"/>
  </w:num>
  <w:num w:numId="12" w16cid:durableId="521431910">
    <w:abstractNumId w:val="11"/>
  </w:num>
  <w:num w:numId="13" w16cid:durableId="766846367">
    <w:abstractNumId w:val="20"/>
  </w:num>
  <w:num w:numId="14" w16cid:durableId="1040738001">
    <w:abstractNumId w:val="21"/>
  </w:num>
  <w:num w:numId="15" w16cid:durableId="644431221">
    <w:abstractNumId w:val="29"/>
  </w:num>
  <w:num w:numId="16" w16cid:durableId="1273435949">
    <w:abstractNumId w:val="30"/>
  </w:num>
  <w:num w:numId="17" w16cid:durableId="486215784">
    <w:abstractNumId w:val="23"/>
  </w:num>
  <w:num w:numId="18" w16cid:durableId="1399473380">
    <w:abstractNumId w:val="22"/>
  </w:num>
  <w:num w:numId="19" w16cid:durableId="1010372263">
    <w:abstractNumId w:val="16"/>
  </w:num>
  <w:num w:numId="20" w16cid:durableId="2073307290">
    <w:abstractNumId w:val="25"/>
  </w:num>
  <w:num w:numId="21" w16cid:durableId="211818284">
    <w:abstractNumId w:val="2"/>
  </w:num>
  <w:num w:numId="22" w16cid:durableId="1128745465">
    <w:abstractNumId w:val="33"/>
  </w:num>
  <w:num w:numId="23" w16cid:durableId="1535344560">
    <w:abstractNumId w:val="10"/>
  </w:num>
  <w:num w:numId="24" w16cid:durableId="1931352159">
    <w:abstractNumId w:val="27"/>
  </w:num>
  <w:num w:numId="25" w16cid:durableId="1672370336">
    <w:abstractNumId w:val="13"/>
  </w:num>
  <w:num w:numId="26" w16cid:durableId="1940749682">
    <w:abstractNumId w:val="4"/>
  </w:num>
  <w:num w:numId="27" w16cid:durableId="326830563">
    <w:abstractNumId w:val="31"/>
  </w:num>
  <w:num w:numId="28" w16cid:durableId="1968051682">
    <w:abstractNumId w:val="26"/>
  </w:num>
  <w:num w:numId="29" w16cid:durableId="654577525">
    <w:abstractNumId w:val="12"/>
  </w:num>
  <w:num w:numId="30" w16cid:durableId="840237497">
    <w:abstractNumId w:val="14"/>
  </w:num>
  <w:num w:numId="31" w16cid:durableId="1315258332">
    <w:abstractNumId w:val="8"/>
  </w:num>
  <w:num w:numId="32" w16cid:durableId="123551242">
    <w:abstractNumId w:val="3"/>
  </w:num>
  <w:num w:numId="33" w16cid:durableId="170221726">
    <w:abstractNumId w:val="7"/>
  </w:num>
  <w:num w:numId="34" w16cid:durableId="100848438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nica  Serrano">
    <w15:presenceInfo w15:providerId="AD" w15:userId="S::monica.serrano@minsal.cl::967a3a79-eb91-4afd-bb84-1d2d6272e38d"/>
  </w15:person>
  <w15:person w15:author="Pablo Valenzuela San Roman">
    <w15:presenceInfo w15:providerId="AD" w15:userId="S-1-5-21-3817787726-4103458866-2903945651-45591"/>
  </w15:person>
  <w15:person w15:author="pia mateluna">
    <w15:presenceInfo w15:providerId="Windows Live" w15:userId="e9bff50b588561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7BB"/>
    <w:rsid w:val="0000126B"/>
    <w:rsid w:val="00023A57"/>
    <w:rsid w:val="00024834"/>
    <w:rsid w:val="000262E1"/>
    <w:rsid w:val="000262F8"/>
    <w:rsid w:val="00035D8D"/>
    <w:rsid w:val="00042A0A"/>
    <w:rsid w:val="00055202"/>
    <w:rsid w:val="0005710A"/>
    <w:rsid w:val="00057F2B"/>
    <w:rsid w:val="00060717"/>
    <w:rsid w:val="00061950"/>
    <w:rsid w:val="000679D0"/>
    <w:rsid w:val="00081EAE"/>
    <w:rsid w:val="00091763"/>
    <w:rsid w:val="0009345D"/>
    <w:rsid w:val="000A417C"/>
    <w:rsid w:val="000A4F43"/>
    <w:rsid w:val="000C080F"/>
    <w:rsid w:val="000C1860"/>
    <w:rsid w:val="000C2B4F"/>
    <w:rsid w:val="000D0B0F"/>
    <w:rsid w:val="000D2E3B"/>
    <w:rsid w:val="000D5A9D"/>
    <w:rsid w:val="000F43FD"/>
    <w:rsid w:val="000F5D47"/>
    <w:rsid w:val="001053A8"/>
    <w:rsid w:val="00107CE4"/>
    <w:rsid w:val="001122D7"/>
    <w:rsid w:val="0012521F"/>
    <w:rsid w:val="001328D3"/>
    <w:rsid w:val="001417B1"/>
    <w:rsid w:val="00141FEA"/>
    <w:rsid w:val="00152F83"/>
    <w:rsid w:val="00163125"/>
    <w:rsid w:val="001724CA"/>
    <w:rsid w:val="001752D4"/>
    <w:rsid w:val="00180503"/>
    <w:rsid w:val="001817DE"/>
    <w:rsid w:val="001845B1"/>
    <w:rsid w:val="001872AF"/>
    <w:rsid w:val="001951E7"/>
    <w:rsid w:val="001A158C"/>
    <w:rsid w:val="001D6773"/>
    <w:rsid w:val="001E103F"/>
    <w:rsid w:val="001E2F0E"/>
    <w:rsid w:val="001F10FD"/>
    <w:rsid w:val="001F616D"/>
    <w:rsid w:val="002076FF"/>
    <w:rsid w:val="00216C76"/>
    <w:rsid w:val="00220497"/>
    <w:rsid w:val="002212E7"/>
    <w:rsid w:val="0023749A"/>
    <w:rsid w:val="00273C2E"/>
    <w:rsid w:val="00274D2A"/>
    <w:rsid w:val="00274EE6"/>
    <w:rsid w:val="002833B5"/>
    <w:rsid w:val="00297176"/>
    <w:rsid w:val="002A6FDA"/>
    <w:rsid w:val="002B07CF"/>
    <w:rsid w:val="002B293B"/>
    <w:rsid w:val="002B53C3"/>
    <w:rsid w:val="002B6F52"/>
    <w:rsid w:val="002C74EB"/>
    <w:rsid w:val="002D7320"/>
    <w:rsid w:val="002D7E45"/>
    <w:rsid w:val="00300985"/>
    <w:rsid w:val="003044AD"/>
    <w:rsid w:val="003068F5"/>
    <w:rsid w:val="0032488E"/>
    <w:rsid w:val="00343F5E"/>
    <w:rsid w:val="00344738"/>
    <w:rsid w:val="00353004"/>
    <w:rsid w:val="00362F2B"/>
    <w:rsid w:val="003667AD"/>
    <w:rsid w:val="003759CB"/>
    <w:rsid w:val="00380716"/>
    <w:rsid w:val="00384335"/>
    <w:rsid w:val="003905BF"/>
    <w:rsid w:val="00390A9A"/>
    <w:rsid w:val="00394AB6"/>
    <w:rsid w:val="00395340"/>
    <w:rsid w:val="00396597"/>
    <w:rsid w:val="003A30AC"/>
    <w:rsid w:val="003B2A7F"/>
    <w:rsid w:val="003B7ECF"/>
    <w:rsid w:val="003C1D8B"/>
    <w:rsid w:val="003C2087"/>
    <w:rsid w:val="003C494B"/>
    <w:rsid w:val="003C6730"/>
    <w:rsid w:val="003D528F"/>
    <w:rsid w:val="003D6773"/>
    <w:rsid w:val="003E2846"/>
    <w:rsid w:val="003E33B1"/>
    <w:rsid w:val="003E37EA"/>
    <w:rsid w:val="003F1B2E"/>
    <w:rsid w:val="003F5417"/>
    <w:rsid w:val="0041486D"/>
    <w:rsid w:val="0041517F"/>
    <w:rsid w:val="00415C1B"/>
    <w:rsid w:val="004175F9"/>
    <w:rsid w:val="00422D69"/>
    <w:rsid w:val="0043162C"/>
    <w:rsid w:val="004330FD"/>
    <w:rsid w:val="0043354F"/>
    <w:rsid w:val="00463B09"/>
    <w:rsid w:val="004709DE"/>
    <w:rsid w:val="004713E8"/>
    <w:rsid w:val="004733E6"/>
    <w:rsid w:val="00477FD6"/>
    <w:rsid w:val="004A1106"/>
    <w:rsid w:val="004A5F2B"/>
    <w:rsid w:val="004B023F"/>
    <w:rsid w:val="004B199F"/>
    <w:rsid w:val="004B2949"/>
    <w:rsid w:val="004B4A78"/>
    <w:rsid w:val="004C19E6"/>
    <w:rsid w:val="004C6B20"/>
    <w:rsid w:val="004D3F8A"/>
    <w:rsid w:val="004D4756"/>
    <w:rsid w:val="004F2830"/>
    <w:rsid w:val="004F376C"/>
    <w:rsid w:val="004F6360"/>
    <w:rsid w:val="00502B2D"/>
    <w:rsid w:val="00524BEE"/>
    <w:rsid w:val="00527A6F"/>
    <w:rsid w:val="00527DD7"/>
    <w:rsid w:val="00531EBF"/>
    <w:rsid w:val="00534126"/>
    <w:rsid w:val="0054331C"/>
    <w:rsid w:val="00544AB7"/>
    <w:rsid w:val="00547079"/>
    <w:rsid w:val="00552696"/>
    <w:rsid w:val="00555A6C"/>
    <w:rsid w:val="0056085E"/>
    <w:rsid w:val="005674A8"/>
    <w:rsid w:val="005677BB"/>
    <w:rsid w:val="0058159A"/>
    <w:rsid w:val="00581AF6"/>
    <w:rsid w:val="00584055"/>
    <w:rsid w:val="0058659E"/>
    <w:rsid w:val="005916F3"/>
    <w:rsid w:val="005B1EE2"/>
    <w:rsid w:val="005B35BC"/>
    <w:rsid w:val="005B394F"/>
    <w:rsid w:val="005B57D1"/>
    <w:rsid w:val="005B7B44"/>
    <w:rsid w:val="005E448A"/>
    <w:rsid w:val="005E5799"/>
    <w:rsid w:val="005F6969"/>
    <w:rsid w:val="00607472"/>
    <w:rsid w:val="00610B82"/>
    <w:rsid w:val="00635E37"/>
    <w:rsid w:val="00637B52"/>
    <w:rsid w:val="006409B3"/>
    <w:rsid w:val="00653504"/>
    <w:rsid w:val="0066600E"/>
    <w:rsid w:val="00672943"/>
    <w:rsid w:val="00680E2B"/>
    <w:rsid w:val="00683FF2"/>
    <w:rsid w:val="0068655F"/>
    <w:rsid w:val="006927E8"/>
    <w:rsid w:val="006B0138"/>
    <w:rsid w:val="006C4957"/>
    <w:rsid w:val="006C7964"/>
    <w:rsid w:val="006D263E"/>
    <w:rsid w:val="006D50FA"/>
    <w:rsid w:val="006E03B4"/>
    <w:rsid w:val="006E47C6"/>
    <w:rsid w:val="006E7052"/>
    <w:rsid w:val="006E797E"/>
    <w:rsid w:val="006F746A"/>
    <w:rsid w:val="0070499D"/>
    <w:rsid w:val="00704CA2"/>
    <w:rsid w:val="00726C52"/>
    <w:rsid w:val="007316E3"/>
    <w:rsid w:val="00742B2B"/>
    <w:rsid w:val="00745241"/>
    <w:rsid w:val="007453D3"/>
    <w:rsid w:val="00745EEA"/>
    <w:rsid w:val="00754C45"/>
    <w:rsid w:val="0075676F"/>
    <w:rsid w:val="00756F07"/>
    <w:rsid w:val="00761BC7"/>
    <w:rsid w:val="00762944"/>
    <w:rsid w:val="00767917"/>
    <w:rsid w:val="00767D90"/>
    <w:rsid w:val="0078160C"/>
    <w:rsid w:val="00782CA8"/>
    <w:rsid w:val="00791B2D"/>
    <w:rsid w:val="00796BCB"/>
    <w:rsid w:val="007976D6"/>
    <w:rsid w:val="007A057D"/>
    <w:rsid w:val="007B38F4"/>
    <w:rsid w:val="007B3F4E"/>
    <w:rsid w:val="007B7102"/>
    <w:rsid w:val="007E1983"/>
    <w:rsid w:val="007E2016"/>
    <w:rsid w:val="007F089F"/>
    <w:rsid w:val="007F161E"/>
    <w:rsid w:val="007F2909"/>
    <w:rsid w:val="007F3C63"/>
    <w:rsid w:val="00801D0F"/>
    <w:rsid w:val="00807770"/>
    <w:rsid w:val="00820884"/>
    <w:rsid w:val="008438E6"/>
    <w:rsid w:val="0084481B"/>
    <w:rsid w:val="00844DE2"/>
    <w:rsid w:val="00847C09"/>
    <w:rsid w:val="00856D68"/>
    <w:rsid w:val="00875B72"/>
    <w:rsid w:val="00884A1D"/>
    <w:rsid w:val="00891C1A"/>
    <w:rsid w:val="00894FED"/>
    <w:rsid w:val="008A2C7F"/>
    <w:rsid w:val="008B157E"/>
    <w:rsid w:val="008B3B8B"/>
    <w:rsid w:val="008D047A"/>
    <w:rsid w:val="008D12F9"/>
    <w:rsid w:val="008F4137"/>
    <w:rsid w:val="008F4F21"/>
    <w:rsid w:val="00905634"/>
    <w:rsid w:val="009063B7"/>
    <w:rsid w:val="0090745D"/>
    <w:rsid w:val="009161D9"/>
    <w:rsid w:val="00916D4E"/>
    <w:rsid w:val="00921B97"/>
    <w:rsid w:val="009222D4"/>
    <w:rsid w:val="00924ADC"/>
    <w:rsid w:val="00925A15"/>
    <w:rsid w:val="0093622E"/>
    <w:rsid w:val="0093665E"/>
    <w:rsid w:val="00942AA7"/>
    <w:rsid w:val="00960C42"/>
    <w:rsid w:val="00961E93"/>
    <w:rsid w:val="009642F9"/>
    <w:rsid w:val="00971477"/>
    <w:rsid w:val="0097320E"/>
    <w:rsid w:val="00975871"/>
    <w:rsid w:val="00985356"/>
    <w:rsid w:val="00987DEE"/>
    <w:rsid w:val="00992043"/>
    <w:rsid w:val="009A0B12"/>
    <w:rsid w:val="009A26D2"/>
    <w:rsid w:val="009A5FCC"/>
    <w:rsid w:val="009B4E2E"/>
    <w:rsid w:val="009B554F"/>
    <w:rsid w:val="009C1995"/>
    <w:rsid w:val="009D31D8"/>
    <w:rsid w:val="009D518C"/>
    <w:rsid w:val="009D64A4"/>
    <w:rsid w:val="009D70FA"/>
    <w:rsid w:val="009E1C0F"/>
    <w:rsid w:val="009E1E92"/>
    <w:rsid w:val="009F1DB0"/>
    <w:rsid w:val="009F1E88"/>
    <w:rsid w:val="009F45C9"/>
    <w:rsid w:val="00A054FD"/>
    <w:rsid w:val="00A10BD2"/>
    <w:rsid w:val="00A27BF7"/>
    <w:rsid w:val="00A30B35"/>
    <w:rsid w:val="00A32B6D"/>
    <w:rsid w:val="00A406F6"/>
    <w:rsid w:val="00A46A5A"/>
    <w:rsid w:val="00A53822"/>
    <w:rsid w:val="00A55E35"/>
    <w:rsid w:val="00A60B94"/>
    <w:rsid w:val="00A60E4F"/>
    <w:rsid w:val="00A90610"/>
    <w:rsid w:val="00A947B7"/>
    <w:rsid w:val="00AA65C5"/>
    <w:rsid w:val="00AC00B8"/>
    <w:rsid w:val="00AC0747"/>
    <w:rsid w:val="00AC0FA9"/>
    <w:rsid w:val="00AC36A2"/>
    <w:rsid w:val="00AE2243"/>
    <w:rsid w:val="00AE4A41"/>
    <w:rsid w:val="00AE7F02"/>
    <w:rsid w:val="00AF4275"/>
    <w:rsid w:val="00B00E85"/>
    <w:rsid w:val="00B03CB5"/>
    <w:rsid w:val="00B1519E"/>
    <w:rsid w:val="00B43910"/>
    <w:rsid w:val="00B4520E"/>
    <w:rsid w:val="00B469CB"/>
    <w:rsid w:val="00B51BAF"/>
    <w:rsid w:val="00B566A3"/>
    <w:rsid w:val="00B62CF5"/>
    <w:rsid w:val="00B80C6E"/>
    <w:rsid w:val="00B82CA4"/>
    <w:rsid w:val="00B84E94"/>
    <w:rsid w:val="00B90E47"/>
    <w:rsid w:val="00BA0B1D"/>
    <w:rsid w:val="00BA62E2"/>
    <w:rsid w:val="00BA6A93"/>
    <w:rsid w:val="00BB040B"/>
    <w:rsid w:val="00BB4AAC"/>
    <w:rsid w:val="00BB5095"/>
    <w:rsid w:val="00BC0AE4"/>
    <w:rsid w:val="00BC4C6E"/>
    <w:rsid w:val="00BC7212"/>
    <w:rsid w:val="00BD53C6"/>
    <w:rsid w:val="00BD6AC5"/>
    <w:rsid w:val="00BE351D"/>
    <w:rsid w:val="00BE5C67"/>
    <w:rsid w:val="00BE5E56"/>
    <w:rsid w:val="00BE670B"/>
    <w:rsid w:val="00C00775"/>
    <w:rsid w:val="00C00915"/>
    <w:rsid w:val="00C047EE"/>
    <w:rsid w:val="00C23B3E"/>
    <w:rsid w:val="00C51A72"/>
    <w:rsid w:val="00C66EDB"/>
    <w:rsid w:val="00C7144F"/>
    <w:rsid w:val="00C75921"/>
    <w:rsid w:val="00C779F6"/>
    <w:rsid w:val="00C9294F"/>
    <w:rsid w:val="00C94DC3"/>
    <w:rsid w:val="00C94E4B"/>
    <w:rsid w:val="00C96218"/>
    <w:rsid w:val="00CA414E"/>
    <w:rsid w:val="00CB5A95"/>
    <w:rsid w:val="00CC6BD4"/>
    <w:rsid w:val="00CD1845"/>
    <w:rsid w:val="00CD2975"/>
    <w:rsid w:val="00CD4304"/>
    <w:rsid w:val="00CD57B2"/>
    <w:rsid w:val="00CD7F62"/>
    <w:rsid w:val="00CE1D6A"/>
    <w:rsid w:val="00CE2A07"/>
    <w:rsid w:val="00CE2C2B"/>
    <w:rsid w:val="00CE5B0F"/>
    <w:rsid w:val="00CF01F0"/>
    <w:rsid w:val="00CF1714"/>
    <w:rsid w:val="00D042A6"/>
    <w:rsid w:val="00D05233"/>
    <w:rsid w:val="00D20789"/>
    <w:rsid w:val="00D276BB"/>
    <w:rsid w:val="00D37BD0"/>
    <w:rsid w:val="00D478BA"/>
    <w:rsid w:val="00D527BC"/>
    <w:rsid w:val="00D55EE2"/>
    <w:rsid w:val="00D56AFE"/>
    <w:rsid w:val="00D658F1"/>
    <w:rsid w:val="00D678E9"/>
    <w:rsid w:val="00D82E3A"/>
    <w:rsid w:val="00D8747B"/>
    <w:rsid w:val="00D9445F"/>
    <w:rsid w:val="00DA54E2"/>
    <w:rsid w:val="00DB124C"/>
    <w:rsid w:val="00DB2F08"/>
    <w:rsid w:val="00DB58EE"/>
    <w:rsid w:val="00DB7033"/>
    <w:rsid w:val="00DD203D"/>
    <w:rsid w:val="00DE5C0F"/>
    <w:rsid w:val="00DF703A"/>
    <w:rsid w:val="00E0469D"/>
    <w:rsid w:val="00E07513"/>
    <w:rsid w:val="00E1352D"/>
    <w:rsid w:val="00E154D4"/>
    <w:rsid w:val="00E277E9"/>
    <w:rsid w:val="00E37678"/>
    <w:rsid w:val="00E428DD"/>
    <w:rsid w:val="00E50A69"/>
    <w:rsid w:val="00E53069"/>
    <w:rsid w:val="00E5565E"/>
    <w:rsid w:val="00E6074F"/>
    <w:rsid w:val="00E63D63"/>
    <w:rsid w:val="00E6409F"/>
    <w:rsid w:val="00E75A2D"/>
    <w:rsid w:val="00E9591B"/>
    <w:rsid w:val="00E95AD6"/>
    <w:rsid w:val="00E97DCA"/>
    <w:rsid w:val="00EC276E"/>
    <w:rsid w:val="00EC28E9"/>
    <w:rsid w:val="00EC6422"/>
    <w:rsid w:val="00ED5CC7"/>
    <w:rsid w:val="00EE7540"/>
    <w:rsid w:val="00F04072"/>
    <w:rsid w:val="00F1095D"/>
    <w:rsid w:val="00F11674"/>
    <w:rsid w:val="00F17165"/>
    <w:rsid w:val="00F228E5"/>
    <w:rsid w:val="00F25919"/>
    <w:rsid w:val="00F46CB8"/>
    <w:rsid w:val="00F60411"/>
    <w:rsid w:val="00F64642"/>
    <w:rsid w:val="00F658F5"/>
    <w:rsid w:val="00F905CC"/>
    <w:rsid w:val="00FB60F2"/>
    <w:rsid w:val="00FC7EA9"/>
    <w:rsid w:val="00FD7E36"/>
    <w:rsid w:val="00FE001C"/>
    <w:rsid w:val="00FE06F7"/>
    <w:rsid w:val="00FE1802"/>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1860D1"/>
  <w15:chartTrackingRefBased/>
  <w15:docId w15:val="{F44FA4F8-D40B-4D5B-AC10-943D87A31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AB7"/>
    <w:pPr>
      <w:spacing w:after="0" w:line="240" w:lineRule="auto"/>
      <w:jc w:val="both"/>
    </w:pPr>
    <w:rPr>
      <w:rFonts w:ascii="Calibri" w:eastAsia="Calibri" w:hAnsi="Calibri" w:cs="Calibri"/>
      <w:color w:val="000000" w:themeColor="text1"/>
      <w:lang w:eastAsia="es-ES_tradnl"/>
    </w:rPr>
  </w:style>
  <w:style w:type="paragraph" w:styleId="Ttulo1">
    <w:name w:val="heading 1"/>
    <w:basedOn w:val="Normal"/>
    <w:next w:val="Normal"/>
    <w:link w:val="Ttulo1Car"/>
    <w:autoRedefine/>
    <w:uiPriority w:val="9"/>
    <w:qFormat/>
    <w:rsid w:val="00CE1D6A"/>
    <w:pPr>
      <w:keepNext/>
      <w:keepLines/>
      <w:spacing w:before="240"/>
      <w:outlineLvl w:val="0"/>
    </w:pPr>
    <w:rPr>
      <w:rFonts w:asciiTheme="minorHAnsi" w:eastAsiaTheme="majorEastAsia" w:hAnsiTheme="minorHAnsi" w:cstheme="majorBidi"/>
      <w:b/>
      <w:color w:val="2F5496" w:themeColor="accent1" w:themeShade="BF"/>
      <w:sz w:val="36"/>
      <w:szCs w:val="32"/>
    </w:rPr>
  </w:style>
  <w:style w:type="paragraph" w:styleId="Ttulo2">
    <w:name w:val="heading 2"/>
    <w:basedOn w:val="Normal"/>
    <w:next w:val="Normal"/>
    <w:link w:val="Ttulo2Car"/>
    <w:autoRedefine/>
    <w:uiPriority w:val="9"/>
    <w:unhideWhenUsed/>
    <w:qFormat/>
    <w:rsid w:val="0066600E"/>
    <w:pPr>
      <w:keepNext/>
      <w:keepLines/>
      <w:spacing w:before="40"/>
      <w:outlineLvl w:val="1"/>
    </w:pPr>
    <w:rPr>
      <w:rFonts w:asciiTheme="minorHAnsi" w:eastAsiaTheme="majorEastAsia" w:hAnsiTheme="minorHAnsi" w:cstheme="majorBidi"/>
      <w:b/>
      <w:color w:val="2F5496" w:themeColor="accent1" w:themeShade="BF"/>
      <w:sz w:val="28"/>
      <w:szCs w:val="26"/>
    </w:rPr>
  </w:style>
  <w:style w:type="paragraph" w:styleId="Ttulo3">
    <w:name w:val="heading 3"/>
    <w:basedOn w:val="Normal"/>
    <w:next w:val="Normal"/>
    <w:link w:val="Ttulo3Car"/>
    <w:autoRedefine/>
    <w:uiPriority w:val="9"/>
    <w:unhideWhenUsed/>
    <w:qFormat/>
    <w:rsid w:val="00B84E94"/>
    <w:pPr>
      <w:keepNext/>
      <w:keepLines/>
      <w:spacing w:before="40"/>
      <w:outlineLvl w:val="2"/>
      <w:pPrChange w:id="0" w:author="Monica  Serrano" w:date="2022-05-20T15:27:00Z">
        <w:pPr>
          <w:keepNext/>
          <w:keepLines/>
          <w:spacing w:before="40"/>
          <w:jc w:val="both"/>
          <w:outlineLvl w:val="2"/>
        </w:pPr>
      </w:pPrChange>
    </w:pPr>
    <w:rPr>
      <w:rFonts w:asciiTheme="minorHAnsi" w:eastAsiaTheme="majorEastAsia" w:hAnsiTheme="minorHAnsi" w:cstheme="majorBidi"/>
      <w:b/>
      <w:bCs/>
      <w:color w:val="2F5496" w:themeColor="accent1" w:themeShade="BF"/>
      <w:sz w:val="24"/>
      <w:szCs w:val="24"/>
      <w:rPrChange w:id="0" w:author="Monica  Serrano" w:date="2022-05-20T15:27:00Z">
        <w:rPr>
          <w:rFonts w:asciiTheme="minorHAnsi" w:eastAsiaTheme="majorEastAsia" w:hAnsiTheme="minorHAnsi" w:cstheme="majorBidi"/>
          <w:b/>
          <w:bCs/>
          <w:color w:val="2F5496" w:themeColor="accent1" w:themeShade="BF"/>
          <w:sz w:val="24"/>
          <w:szCs w:val="24"/>
          <w:lang w:val="es-CL" w:eastAsia="es-ES_tradnl" w:bidi="ar-SA"/>
        </w:rPr>
      </w:rPrChange>
    </w:rPr>
  </w:style>
  <w:style w:type="paragraph" w:styleId="Ttulo4">
    <w:name w:val="heading 4"/>
    <w:basedOn w:val="Normal"/>
    <w:next w:val="Normal"/>
    <w:link w:val="Ttulo4Car"/>
    <w:uiPriority w:val="9"/>
    <w:unhideWhenUsed/>
    <w:qFormat/>
    <w:rsid w:val="00807770"/>
    <w:pPr>
      <w:keepNext/>
      <w:keepLines/>
      <w:spacing w:before="40"/>
      <w:outlineLvl w:val="3"/>
    </w:pPr>
    <w:rPr>
      <w:rFonts w:asciiTheme="majorHAnsi" w:eastAsiaTheme="majorEastAsia" w:hAnsiTheme="majorHAnsi" w:cstheme="majorBid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677BB"/>
    <w:pPr>
      <w:contextualSpacing/>
    </w:pPr>
    <w:rPr>
      <w:rFonts w:asciiTheme="majorHAnsi" w:eastAsiaTheme="majorEastAsia" w:hAnsiTheme="majorHAnsi" w:cstheme="majorBidi"/>
      <w:spacing w:val="-10"/>
      <w:kern w:val="28"/>
      <w:sz w:val="56"/>
      <w:szCs w:val="56"/>
      <w:lang w:eastAsia="en-US"/>
    </w:rPr>
  </w:style>
  <w:style w:type="character" w:customStyle="1" w:styleId="TtuloCar">
    <w:name w:val="Título Car"/>
    <w:basedOn w:val="Fuentedeprrafopredeter"/>
    <w:link w:val="Ttulo"/>
    <w:uiPriority w:val="10"/>
    <w:rsid w:val="005677BB"/>
    <w:rPr>
      <w:rFonts w:asciiTheme="majorHAnsi" w:eastAsiaTheme="majorEastAsia" w:hAnsiTheme="majorHAnsi" w:cstheme="majorBidi"/>
      <w:spacing w:val="-10"/>
      <w:kern w:val="28"/>
      <w:sz w:val="56"/>
      <w:szCs w:val="56"/>
    </w:rPr>
  </w:style>
  <w:style w:type="table" w:styleId="Tablaconcuadrcula1clara-nfasis3">
    <w:name w:val="Grid Table 1 Light Accent 3"/>
    <w:basedOn w:val="Tablanormal"/>
    <w:uiPriority w:val="46"/>
    <w:rsid w:val="005677B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Encabezado">
    <w:name w:val="header"/>
    <w:basedOn w:val="Normal"/>
    <w:link w:val="EncabezadoCar"/>
    <w:uiPriority w:val="99"/>
    <w:unhideWhenUsed/>
    <w:rsid w:val="005677BB"/>
    <w:pPr>
      <w:tabs>
        <w:tab w:val="center" w:pos="4419"/>
        <w:tab w:val="right" w:pos="8838"/>
      </w:tabs>
    </w:pPr>
  </w:style>
  <w:style w:type="character" w:customStyle="1" w:styleId="EncabezadoCar">
    <w:name w:val="Encabezado Car"/>
    <w:basedOn w:val="Fuentedeprrafopredeter"/>
    <w:link w:val="Encabezado"/>
    <w:uiPriority w:val="99"/>
    <w:rsid w:val="005677BB"/>
    <w:rPr>
      <w:rFonts w:ascii="Calibri" w:eastAsia="Calibri" w:hAnsi="Calibri" w:cs="Calibri"/>
      <w:lang w:eastAsia="es-ES_tradnl"/>
    </w:rPr>
  </w:style>
  <w:style w:type="paragraph" w:styleId="Piedepgina">
    <w:name w:val="footer"/>
    <w:basedOn w:val="Normal"/>
    <w:link w:val="PiedepginaCar"/>
    <w:uiPriority w:val="99"/>
    <w:unhideWhenUsed/>
    <w:rsid w:val="005677BB"/>
    <w:pPr>
      <w:tabs>
        <w:tab w:val="center" w:pos="4419"/>
        <w:tab w:val="right" w:pos="8838"/>
      </w:tabs>
    </w:pPr>
  </w:style>
  <w:style w:type="character" w:customStyle="1" w:styleId="PiedepginaCar">
    <w:name w:val="Pie de página Car"/>
    <w:basedOn w:val="Fuentedeprrafopredeter"/>
    <w:link w:val="Piedepgina"/>
    <w:uiPriority w:val="99"/>
    <w:rsid w:val="005677BB"/>
    <w:rPr>
      <w:rFonts w:ascii="Calibri" w:eastAsia="Calibri" w:hAnsi="Calibri" w:cs="Calibri"/>
      <w:lang w:eastAsia="es-ES_tradnl"/>
    </w:rPr>
  </w:style>
  <w:style w:type="character" w:styleId="Hipervnculo">
    <w:name w:val="Hyperlink"/>
    <w:basedOn w:val="Fuentedeprrafopredeter"/>
    <w:uiPriority w:val="99"/>
    <w:unhideWhenUsed/>
    <w:rsid w:val="005677BB"/>
    <w:rPr>
      <w:color w:val="0563C1" w:themeColor="hyperlink"/>
      <w:u w:val="single"/>
    </w:rPr>
  </w:style>
  <w:style w:type="paragraph" w:styleId="Prrafodelista">
    <w:name w:val="List Paragraph"/>
    <w:basedOn w:val="Normal"/>
    <w:uiPriority w:val="34"/>
    <w:qFormat/>
    <w:rsid w:val="006D50FA"/>
    <w:pPr>
      <w:ind w:left="720"/>
      <w:contextualSpacing/>
    </w:pPr>
  </w:style>
  <w:style w:type="character" w:styleId="Ttulodellibro">
    <w:name w:val="Book Title"/>
    <w:basedOn w:val="Fuentedeprrafopredeter"/>
    <w:uiPriority w:val="33"/>
    <w:qFormat/>
    <w:rsid w:val="003044AD"/>
    <w:rPr>
      <w:b/>
      <w:bCs/>
      <w:i/>
      <w:iCs/>
      <w:spacing w:val="5"/>
    </w:rPr>
  </w:style>
  <w:style w:type="paragraph" w:customStyle="1" w:styleId="TtuloTabla">
    <w:name w:val="Título Tabla"/>
    <w:basedOn w:val="Cita"/>
    <w:next w:val="Normal"/>
    <w:link w:val="TtuloTablaCar"/>
    <w:qFormat/>
    <w:rsid w:val="003044AD"/>
    <w:pPr>
      <w:pBdr>
        <w:top w:val="nil"/>
        <w:left w:val="nil"/>
        <w:bottom w:val="nil"/>
        <w:right w:val="nil"/>
        <w:between w:val="nil"/>
      </w:pBdr>
      <w:spacing w:line="276" w:lineRule="auto"/>
    </w:pPr>
  </w:style>
  <w:style w:type="paragraph" w:styleId="Cita">
    <w:name w:val="Quote"/>
    <w:basedOn w:val="Normal"/>
    <w:next w:val="Normal"/>
    <w:link w:val="CitaCar"/>
    <w:uiPriority w:val="29"/>
    <w:qFormat/>
    <w:rsid w:val="003044AD"/>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3044AD"/>
    <w:rPr>
      <w:rFonts w:ascii="Calibri" w:eastAsia="Calibri" w:hAnsi="Calibri" w:cs="Calibri"/>
      <w:i/>
      <w:iCs/>
      <w:color w:val="404040" w:themeColor="text1" w:themeTint="BF"/>
      <w:lang w:eastAsia="es-ES_tradnl"/>
    </w:rPr>
  </w:style>
  <w:style w:type="character" w:customStyle="1" w:styleId="TtuloTablaCar">
    <w:name w:val="Título Tabla Car"/>
    <w:basedOn w:val="CitaCar"/>
    <w:link w:val="TtuloTabla"/>
    <w:rsid w:val="003044AD"/>
    <w:rPr>
      <w:rFonts w:ascii="Calibri" w:eastAsia="Calibri" w:hAnsi="Calibri" w:cs="Calibri"/>
      <w:i/>
      <w:iCs/>
      <w:color w:val="404040" w:themeColor="text1" w:themeTint="BF"/>
      <w:lang w:eastAsia="es-ES_tradnl"/>
    </w:rPr>
  </w:style>
  <w:style w:type="paragraph" w:customStyle="1" w:styleId="TituloTabla">
    <w:name w:val="Titulo Tabla"/>
    <w:basedOn w:val="Normal"/>
    <w:next w:val="Normal"/>
    <w:link w:val="TituloTablaCar"/>
    <w:qFormat/>
    <w:rsid w:val="00610B82"/>
    <w:pPr>
      <w:spacing w:before="240"/>
      <w:jc w:val="center"/>
    </w:pPr>
    <w:rPr>
      <w:rFonts w:ascii="Times New Roman" w:eastAsia="Times New Roman" w:hAnsi="Times New Roman" w:cs="Times New Roman"/>
      <w:b/>
      <w:sz w:val="20"/>
      <w:szCs w:val="24"/>
      <w:lang w:val="es-MX" w:eastAsia="es-MX"/>
    </w:rPr>
  </w:style>
  <w:style w:type="character" w:customStyle="1" w:styleId="TituloTablaCar">
    <w:name w:val="Titulo Tabla Car"/>
    <w:basedOn w:val="Fuentedeprrafopredeter"/>
    <w:link w:val="TituloTabla"/>
    <w:rsid w:val="00610B82"/>
    <w:rPr>
      <w:rFonts w:ascii="Times New Roman" w:eastAsia="Times New Roman" w:hAnsi="Times New Roman" w:cs="Times New Roman"/>
      <w:b/>
      <w:sz w:val="20"/>
      <w:szCs w:val="24"/>
      <w:lang w:val="es-MX" w:eastAsia="es-MX"/>
    </w:rPr>
  </w:style>
  <w:style w:type="paragraph" w:customStyle="1" w:styleId="Fuente">
    <w:name w:val="Fuente"/>
    <w:basedOn w:val="Normal"/>
    <w:next w:val="Normal"/>
    <w:link w:val="FuenteCar"/>
    <w:qFormat/>
    <w:rsid w:val="006E03B4"/>
    <w:pPr>
      <w:spacing w:after="240"/>
      <w:jc w:val="center"/>
    </w:pPr>
    <w:rPr>
      <w:rFonts w:ascii="Times New Roman" w:eastAsia="Times New Roman" w:hAnsi="Times New Roman" w:cs="Times New Roman"/>
      <w:i/>
      <w:sz w:val="20"/>
      <w:szCs w:val="24"/>
      <w:lang w:val="es-MX" w:eastAsia="es-MX"/>
    </w:rPr>
  </w:style>
  <w:style w:type="character" w:customStyle="1" w:styleId="FuenteCar">
    <w:name w:val="Fuente Car"/>
    <w:basedOn w:val="Fuentedeprrafopredeter"/>
    <w:link w:val="Fuente"/>
    <w:rsid w:val="006E03B4"/>
    <w:rPr>
      <w:rFonts w:ascii="Times New Roman" w:eastAsia="Times New Roman" w:hAnsi="Times New Roman" w:cs="Times New Roman"/>
      <w:i/>
      <w:sz w:val="20"/>
      <w:szCs w:val="24"/>
      <w:lang w:val="es-MX" w:eastAsia="es-MX"/>
    </w:rPr>
  </w:style>
  <w:style w:type="character" w:customStyle="1" w:styleId="Mencinsinresolver1">
    <w:name w:val="Mención sin resolver1"/>
    <w:basedOn w:val="Fuentedeprrafopredeter"/>
    <w:uiPriority w:val="99"/>
    <w:semiHidden/>
    <w:unhideWhenUsed/>
    <w:rsid w:val="005F6969"/>
    <w:rPr>
      <w:color w:val="605E5C"/>
      <w:shd w:val="clear" w:color="auto" w:fill="E1DFDD"/>
    </w:rPr>
  </w:style>
  <w:style w:type="table" w:styleId="Tablaconcuadrcula1clara-nfasis1">
    <w:name w:val="Grid Table 1 Light Accent 1"/>
    <w:basedOn w:val="Tablanormal"/>
    <w:uiPriority w:val="46"/>
    <w:rsid w:val="00AE4A4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extoindependiente">
    <w:name w:val="Body Text"/>
    <w:basedOn w:val="Normal"/>
    <w:link w:val="TextoindependienteCar"/>
    <w:uiPriority w:val="1"/>
    <w:qFormat/>
    <w:rsid w:val="00BC4C6E"/>
    <w:pPr>
      <w:widowControl w:val="0"/>
      <w:autoSpaceDE w:val="0"/>
      <w:autoSpaceDN w:val="0"/>
    </w:pPr>
    <w:rPr>
      <w:lang w:val="es-ES" w:eastAsia="en-US"/>
    </w:rPr>
  </w:style>
  <w:style w:type="character" w:customStyle="1" w:styleId="TextoindependienteCar">
    <w:name w:val="Texto independiente Car"/>
    <w:basedOn w:val="Fuentedeprrafopredeter"/>
    <w:link w:val="Textoindependiente"/>
    <w:uiPriority w:val="1"/>
    <w:rsid w:val="00BC4C6E"/>
    <w:rPr>
      <w:rFonts w:ascii="Calibri" w:eastAsia="Calibri" w:hAnsi="Calibri" w:cs="Calibri"/>
      <w:lang w:val="es-ES"/>
    </w:rPr>
  </w:style>
  <w:style w:type="table" w:customStyle="1" w:styleId="TableNormal">
    <w:name w:val="Table Normal"/>
    <w:uiPriority w:val="2"/>
    <w:semiHidden/>
    <w:unhideWhenUsed/>
    <w:qFormat/>
    <w:rsid w:val="00F228E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228E5"/>
    <w:pPr>
      <w:widowControl w:val="0"/>
      <w:autoSpaceDE w:val="0"/>
      <w:autoSpaceDN w:val="0"/>
    </w:pPr>
    <w:rPr>
      <w:rFonts w:ascii="Times New Roman" w:eastAsia="Times New Roman" w:hAnsi="Times New Roman" w:cs="Times New Roman"/>
      <w:lang w:val="es-ES" w:eastAsia="en-US"/>
    </w:rPr>
  </w:style>
  <w:style w:type="character" w:customStyle="1" w:styleId="Ttulo1Car">
    <w:name w:val="Título 1 Car"/>
    <w:basedOn w:val="Fuentedeprrafopredeter"/>
    <w:link w:val="Ttulo1"/>
    <w:uiPriority w:val="9"/>
    <w:rsid w:val="00CE1D6A"/>
    <w:rPr>
      <w:rFonts w:eastAsiaTheme="majorEastAsia" w:cstheme="majorBidi"/>
      <w:b/>
      <w:color w:val="2F5496" w:themeColor="accent1" w:themeShade="BF"/>
      <w:sz w:val="36"/>
      <w:szCs w:val="32"/>
      <w:lang w:eastAsia="es-ES_tradnl"/>
    </w:rPr>
  </w:style>
  <w:style w:type="character" w:customStyle="1" w:styleId="Ttulo2Car">
    <w:name w:val="Título 2 Car"/>
    <w:basedOn w:val="Fuentedeprrafopredeter"/>
    <w:link w:val="Ttulo2"/>
    <w:uiPriority w:val="9"/>
    <w:rsid w:val="0066600E"/>
    <w:rPr>
      <w:rFonts w:eastAsiaTheme="majorEastAsia" w:cstheme="majorBidi"/>
      <w:b/>
      <w:color w:val="2F5496" w:themeColor="accent1" w:themeShade="BF"/>
      <w:sz w:val="28"/>
      <w:szCs w:val="26"/>
      <w:lang w:eastAsia="es-ES_tradnl"/>
    </w:rPr>
  </w:style>
  <w:style w:type="character" w:customStyle="1" w:styleId="Ttulo3Car">
    <w:name w:val="Título 3 Car"/>
    <w:basedOn w:val="Fuentedeprrafopredeter"/>
    <w:link w:val="Ttulo3"/>
    <w:uiPriority w:val="9"/>
    <w:rsid w:val="00B84E94"/>
    <w:rPr>
      <w:rFonts w:eastAsiaTheme="majorEastAsia" w:cstheme="majorBidi"/>
      <w:b/>
      <w:bCs/>
      <w:color w:val="2F5496" w:themeColor="accent1" w:themeShade="BF"/>
      <w:sz w:val="24"/>
      <w:szCs w:val="24"/>
      <w:lang w:eastAsia="es-ES_tradnl"/>
    </w:rPr>
  </w:style>
  <w:style w:type="paragraph" w:styleId="TtuloTDC">
    <w:name w:val="TOC Heading"/>
    <w:basedOn w:val="Ttulo1"/>
    <w:next w:val="Normal"/>
    <w:uiPriority w:val="39"/>
    <w:unhideWhenUsed/>
    <w:qFormat/>
    <w:rsid w:val="005E448A"/>
    <w:pPr>
      <w:spacing w:line="259" w:lineRule="auto"/>
      <w:outlineLvl w:val="9"/>
    </w:pPr>
    <w:rPr>
      <w:rFonts w:asciiTheme="majorHAnsi" w:hAnsiTheme="majorHAnsi"/>
      <w:b w:val="0"/>
      <w:sz w:val="32"/>
      <w:lang w:eastAsia="es-CL"/>
    </w:rPr>
  </w:style>
  <w:style w:type="paragraph" w:styleId="TDC1">
    <w:name w:val="toc 1"/>
    <w:basedOn w:val="Normal"/>
    <w:next w:val="Normal"/>
    <w:autoRedefine/>
    <w:uiPriority w:val="39"/>
    <w:unhideWhenUsed/>
    <w:rsid w:val="005E448A"/>
    <w:pPr>
      <w:spacing w:after="100"/>
    </w:pPr>
  </w:style>
  <w:style w:type="paragraph" w:styleId="TDC2">
    <w:name w:val="toc 2"/>
    <w:basedOn w:val="Normal"/>
    <w:next w:val="Normal"/>
    <w:autoRedefine/>
    <w:uiPriority w:val="39"/>
    <w:unhideWhenUsed/>
    <w:rsid w:val="00141FEA"/>
    <w:pPr>
      <w:tabs>
        <w:tab w:val="right" w:leader="dot" w:pos="8828"/>
      </w:tabs>
      <w:spacing w:after="100" w:line="360" w:lineRule="auto"/>
      <w:ind w:left="220"/>
    </w:pPr>
  </w:style>
  <w:style w:type="paragraph" w:styleId="TDC3">
    <w:name w:val="toc 3"/>
    <w:basedOn w:val="Normal"/>
    <w:next w:val="Normal"/>
    <w:autoRedefine/>
    <w:uiPriority w:val="39"/>
    <w:unhideWhenUsed/>
    <w:rsid w:val="005E448A"/>
    <w:pPr>
      <w:spacing w:after="100"/>
      <w:ind w:left="440"/>
    </w:pPr>
  </w:style>
  <w:style w:type="paragraph" w:styleId="Textodeglobo">
    <w:name w:val="Balloon Text"/>
    <w:basedOn w:val="Normal"/>
    <w:link w:val="TextodegloboCar"/>
    <w:uiPriority w:val="99"/>
    <w:semiHidden/>
    <w:unhideWhenUsed/>
    <w:rsid w:val="00273C2E"/>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73C2E"/>
    <w:rPr>
      <w:rFonts w:ascii="Segoe UI" w:eastAsia="Calibri" w:hAnsi="Segoe UI" w:cs="Segoe UI"/>
      <w:color w:val="000000" w:themeColor="text1"/>
      <w:sz w:val="18"/>
      <w:szCs w:val="18"/>
      <w:lang w:eastAsia="es-ES_tradnl"/>
    </w:rPr>
  </w:style>
  <w:style w:type="paragraph" w:styleId="Revisin">
    <w:name w:val="Revision"/>
    <w:hidden/>
    <w:uiPriority w:val="99"/>
    <w:semiHidden/>
    <w:rsid w:val="0084481B"/>
    <w:pPr>
      <w:spacing w:after="0" w:line="240" w:lineRule="auto"/>
    </w:pPr>
    <w:rPr>
      <w:rFonts w:ascii="Calibri" w:eastAsia="Calibri" w:hAnsi="Calibri" w:cs="Calibri"/>
      <w:color w:val="000000" w:themeColor="text1"/>
      <w:lang w:eastAsia="es-ES_tradnl"/>
    </w:rPr>
  </w:style>
  <w:style w:type="character" w:styleId="Refdecomentario">
    <w:name w:val="annotation reference"/>
    <w:basedOn w:val="Fuentedeprrafopredeter"/>
    <w:uiPriority w:val="99"/>
    <w:semiHidden/>
    <w:unhideWhenUsed/>
    <w:rsid w:val="001122D7"/>
    <w:rPr>
      <w:sz w:val="16"/>
      <w:szCs w:val="16"/>
    </w:rPr>
  </w:style>
  <w:style w:type="paragraph" w:styleId="Textocomentario">
    <w:name w:val="annotation text"/>
    <w:basedOn w:val="Normal"/>
    <w:link w:val="TextocomentarioCar"/>
    <w:uiPriority w:val="99"/>
    <w:unhideWhenUsed/>
    <w:rsid w:val="001122D7"/>
    <w:rPr>
      <w:sz w:val="20"/>
      <w:szCs w:val="20"/>
    </w:rPr>
  </w:style>
  <w:style w:type="character" w:customStyle="1" w:styleId="TextocomentarioCar">
    <w:name w:val="Texto comentario Car"/>
    <w:basedOn w:val="Fuentedeprrafopredeter"/>
    <w:link w:val="Textocomentario"/>
    <w:uiPriority w:val="99"/>
    <w:rsid w:val="001122D7"/>
    <w:rPr>
      <w:rFonts w:ascii="Calibri" w:eastAsia="Calibri" w:hAnsi="Calibri" w:cs="Calibri"/>
      <w:color w:val="000000" w:themeColor="text1"/>
      <w:sz w:val="20"/>
      <w:szCs w:val="20"/>
      <w:lang w:eastAsia="es-ES_tradnl"/>
    </w:rPr>
  </w:style>
  <w:style w:type="paragraph" w:styleId="Asuntodelcomentario">
    <w:name w:val="annotation subject"/>
    <w:basedOn w:val="Textocomentario"/>
    <w:next w:val="Textocomentario"/>
    <w:link w:val="AsuntodelcomentarioCar"/>
    <w:uiPriority w:val="99"/>
    <w:semiHidden/>
    <w:unhideWhenUsed/>
    <w:rsid w:val="001122D7"/>
    <w:rPr>
      <w:b/>
      <w:bCs/>
    </w:rPr>
  </w:style>
  <w:style w:type="character" w:customStyle="1" w:styleId="AsuntodelcomentarioCar">
    <w:name w:val="Asunto del comentario Car"/>
    <w:basedOn w:val="TextocomentarioCar"/>
    <w:link w:val="Asuntodelcomentario"/>
    <w:uiPriority w:val="99"/>
    <w:semiHidden/>
    <w:rsid w:val="001122D7"/>
    <w:rPr>
      <w:rFonts w:ascii="Calibri" w:eastAsia="Calibri" w:hAnsi="Calibri" w:cs="Calibri"/>
      <w:b/>
      <w:bCs/>
      <w:color w:val="000000" w:themeColor="text1"/>
      <w:sz w:val="20"/>
      <w:szCs w:val="20"/>
      <w:lang w:eastAsia="es-ES_tradnl"/>
    </w:rPr>
  </w:style>
  <w:style w:type="character" w:styleId="Hipervnculovisitado">
    <w:name w:val="FollowedHyperlink"/>
    <w:basedOn w:val="Fuentedeprrafopredeter"/>
    <w:uiPriority w:val="99"/>
    <w:semiHidden/>
    <w:unhideWhenUsed/>
    <w:rsid w:val="003C1D8B"/>
    <w:rPr>
      <w:color w:val="954F72"/>
      <w:u w:val="single"/>
    </w:rPr>
  </w:style>
  <w:style w:type="paragraph" w:customStyle="1" w:styleId="msonormal0">
    <w:name w:val="msonormal"/>
    <w:basedOn w:val="Normal"/>
    <w:rsid w:val="003C1D8B"/>
    <w:pPr>
      <w:spacing w:before="100" w:beforeAutospacing="1" w:after="100" w:afterAutospacing="1"/>
      <w:jc w:val="left"/>
    </w:pPr>
    <w:rPr>
      <w:rFonts w:ascii="Times New Roman" w:eastAsia="Times New Roman" w:hAnsi="Times New Roman" w:cs="Times New Roman"/>
      <w:color w:val="auto"/>
      <w:sz w:val="24"/>
      <w:szCs w:val="24"/>
      <w:lang w:eastAsia="es-CL"/>
    </w:rPr>
  </w:style>
  <w:style w:type="table" w:styleId="Tablaconcuadrcula">
    <w:name w:val="Table Grid"/>
    <w:basedOn w:val="Tablanormal"/>
    <w:uiPriority w:val="39"/>
    <w:rsid w:val="003C1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5">
    <w:name w:val="Grid Table 1 Light Accent 5"/>
    <w:basedOn w:val="Tablanormal"/>
    <w:uiPriority w:val="46"/>
    <w:rsid w:val="003C1D8B"/>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856D68"/>
    <w:rPr>
      <w:color w:val="605E5C"/>
      <w:shd w:val="clear" w:color="auto" w:fill="E1DFDD"/>
    </w:rPr>
  </w:style>
  <w:style w:type="character" w:customStyle="1" w:styleId="Ttulo4Car">
    <w:name w:val="Título 4 Car"/>
    <w:basedOn w:val="Fuentedeprrafopredeter"/>
    <w:link w:val="Ttulo4"/>
    <w:uiPriority w:val="9"/>
    <w:rsid w:val="00807770"/>
    <w:rPr>
      <w:rFonts w:asciiTheme="majorHAnsi" w:eastAsiaTheme="majorEastAsia" w:hAnsiTheme="majorHAnsi" w:cstheme="majorBidi"/>
      <w:iCs/>
      <w:color w:val="2F5496" w:themeColor="accent1" w:themeShade="BF"/>
      <w:lang w:eastAsia="es-ES_tradnl"/>
    </w:rPr>
  </w:style>
  <w:style w:type="paragraph" w:styleId="Textonotapie">
    <w:name w:val="footnote text"/>
    <w:basedOn w:val="Normal"/>
    <w:link w:val="TextonotapieCar"/>
    <w:uiPriority w:val="99"/>
    <w:semiHidden/>
    <w:unhideWhenUsed/>
    <w:rsid w:val="000262E1"/>
    <w:rPr>
      <w:sz w:val="20"/>
      <w:szCs w:val="20"/>
    </w:rPr>
  </w:style>
  <w:style w:type="character" w:customStyle="1" w:styleId="TextonotapieCar">
    <w:name w:val="Texto nota pie Car"/>
    <w:basedOn w:val="Fuentedeprrafopredeter"/>
    <w:link w:val="Textonotapie"/>
    <w:uiPriority w:val="99"/>
    <w:semiHidden/>
    <w:rsid w:val="000262E1"/>
    <w:rPr>
      <w:rFonts w:ascii="Calibri" w:eastAsia="Calibri" w:hAnsi="Calibri" w:cs="Calibri"/>
      <w:color w:val="000000" w:themeColor="text1"/>
      <w:sz w:val="20"/>
      <w:szCs w:val="20"/>
      <w:lang w:eastAsia="es-ES_tradnl"/>
    </w:rPr>
  </w:style>
  <w:style w:type="character" w:styleId="Refdenotaalpie">
    <w:name w:val="footnote reference"/>
    <w:basedOn w:val="Fuentedeprrafopredeter"/>
    <w:uiPriority w:val="99"/>
    <w:semiHidden/>
    <w:unhideWhenUsed/>
    <w:rsid w:val="000262E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81163">
      <w:bodyDiv w:val="1"/>
      <w:marLeft w:val="0"/>
      <w:marRight w:val="0"/>
      <w:marTop w:val="0"/>
      <w:marBottom w:val="0"/>
      <w:divBdr>
        <w:top w:val="none" w:sz="0" w:space="0" w:color="auto"/>
        <w:left w:val="none" w:sz="0" w:space="0" w:color="auto"/>
        <w:bottom w:val="none" w:sz="0" w:space="0" w:color="auto"/>
        <w:right w:val="none" w:sz="0" w:space="0" w:color="auto"/>
      </w:divBdr>
    </w:div>
    <w:div w:id="476917360">
      <w:bodyDiv w:val="1"/>
      <w:marLeft w:val="0"/>
      <w:marRight w:val="0"/>
      <w:marTop w:val="0"/>
      <w:marBottom w:val="0"/>
      <w:divBdr>
        <w:top w:val="none" w:sz="0" w:space="0" w:color="auto"/>
        <w:left w:val="none" w:sz="0" w:space="0" w:color="auto"/>
        <w:bottom w:val="none" w:sz="0" w:space="0" w:color="auto"/>
        <w:right w:val="none" w:sz="0" w:space="0" w:color="auto"/>
      </w:divBdr>
    </w:div>
    <w:div w:id="559630029">
      <w:bodyDiv w:val="1"/>
      <w:marLeft w:val="0"/>
      <w:marRight w:val="0"/>
      <w:marTop w:val="0"/>
      <w:marBottom w:val="0"/>
      <w:divBdr>
        <w:top w:val="none" w:sz="0" w:space="0" w:color="auto"/>
        <w:left w:val="none" w:sz="0" w:space="0" w:color="auto"/>
        <w:bottom w:val="none" w:sz="0" w:space="0" w:color="auto"/>
        <w:right w:val="none" w:sz="0" w:space="0" w:color="auto"/>
      </w:divBdr>
    </w:div>
    <w:div w:id="573395803">
      <w:bodyDiv w:val="1"/>
      <w:marLeft w:val="0"/>
      <w:marRight w:val="0"/>
      <w:marTop w:val="0"/>
      <w:marBottom w:val="0"/>
      <w:divBdr>
        <w:top w:val="none" w:sz="0" w:space="0" w:color="auto"/>
        <w:left w:val="none" w:sz="0" w:space="0" w:color="auto"/>
        <w:bottom w:val="none" w:sz="0" w:space="0" w:color="auto"/>
        <w:right w:val="none" w:sz="0" w:space="0" w:color="auto"/>
      </w:divBdr>
    </w:div>
    <w:div w:id="622537408">
      <w:bodyDiv w:val="1"/>
      <w:marLeft w:val="0"/>
      <w:marRight w:val="0"/>
      <w:marTop w:val="0"/>
      <w:marBottom w:val="0"/>
      <w:divBdr>
        <w:top w:val="none" w:sz="0" w:space="0" w:color="auto"/>
        <w:left w:val="none" w:sz="0" w:space="0" w:color="auto"/>
        <w:bottom w:val="none" w:sz="0" w:space="0" w:color="auto"/>
        <w:right w:val="none" w:sz="0" w:space="0" w:color="auto"/>
      </w:divBdr>
    </w:div>
    <w:div w:id="964656697">
      <w:bodyDiv w:val="1"/>
      <w:marLeft w:val="0"/>
      <w:marRight w:val="0"/>
      <w:marTop w:val="0"/>
      <w:marBottom w:val="0"/>
      <w:divBdr>
        <w:top w:val="none" w:sz="0" w:space="0" w:color="auto"/>
        <w:left w:val="none" w:sz="0" w:space="0" w:color="auto"/>
        <w:bottom w:val="none" w:sz="0" w:space="0" w:color="auto"/>
        <w:right w:val="none" w:sz="0" w:space="0" w:color="auto"/>
      </w:divBdr>
    </w:div>
    <w:div w:id="1043020338">
      <w:bodyDiv w:val="1"/>
      <w:marLeft w:val="0"/>
      <w:marRight w:val="0"/>
      <w:marTop w:val="0"/>
      <w:marBottom w:val="0"/>
      <w:divBdr>
        <w:top w:val="none" w:sz="0" w:space="0" w:color="auto"/>
        <w:left w:val="none" w:sz="0" w:space="0" w:color="auto"/>
        <w:bottom w:val="none" w:sz="0" w:space="0" w:color="auto"/>
        <w:right w:val="none" w:sz="0" w:space="0" w:color="auto"/>
      </w:divBdr>
    </w:div>
    <w:div w:id="1589576120">
      <w:bodyDiv w:val="1"/>
      <w:marLeft w:val="0"/>
      <w:marRight w:val="0"/>
      <w:marTop w:val="0"/>
      <w:marBottom w:val="0"/>
      <w:divBdr>
        <w:top w:val="none" w:sz="0" w:space="0" w:color="auto"/>
        <w:left w:val="none" w:sz="0" w:space="0" w:color="auto"/>
        <w:bottom w:val="none" w:sz="0" w:space="0" w:color="auto"/>
        <w:right w:val="none" w:sz="0" w:space="0" w:color="auto"/>
      </w:divBdr>
    </w:div>
    <w:div w:id="1701125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orms.gle/Gp3AoosJLCSjWZ499" TargetMode="External"/><Relationship Id="rId21" Type="http://schemas.openxmlformats.org/officeDocument/2006/relationships/image" Target="media/image6.png"/><Relationship Id="rId42" Type="http://schemas.openxmlformats.org/officeDocument/2006/relationships/image" Target="media/image19.png"/><Relationship Id="rId47" Type="http://schemas.openxmlformats.org/officeDocument/2006/relationships/hyperlink" Target="https://tomademuestras.minsal.cl" TargetMode="External"/><Relationship Id="rId63" Type="http://schemas.openxmlformats.org/officeDocument/2006/relationships/image" Target="media/image30.png"/><Relationship Id="rId68" Type="http://schemas.openxmlformats.org/officeDocument/2006/relationships/image" Target="media/image33.png"/><Relationship Id="rId84" Type="http://schemas.openxmlformats.org/officeDocument/2006/relationships/image" Target="media/image46.png"/><Relationship Id="rId89" Type="http://schemas.openxmlformats.org/officeDocument/2006/relationships/header" Target="header1.xml"/><Relationship Id="rId16" Type="http://schemas.openxmlformats.org/officeDocument/2006/relationships/image" Target="media/image4.png"/><Relationship Id="rId11" Type="http://schemas.microsoft.com/office/2011/relationships/commentsExtended" Target="commentsExtended.xml"/><Relationship Id="rId32" Type="http://schemas.openxmlformats.org/officeDocument/2006/relationships/hyperlink" Target="https://tomademuestras.minsal.cl" TargetMode="External"/><Relationship Id="rId37" Type="http://schemas.openxmlformats.org/officeDocument/2006/relationships/image" Target="media/image16.png"/><Relationship Id="rId53" Type="http://schemas.openxmlformats.org/officeDocument/2006/relationships/hyperlink" Target="mailto:mesadeayudapntm@minsal.cl" TargetMode="External"/><Relationship Id="rId58" Type="http://schemas.openxmlformats.org/officeDocument/2006/relationships/hyperlink" Target="https://tomademuestras.minsal.cl" TargetMode="External"/><Relationship Id="rId74" Type="http://schemas.openxmlformats.org/officeDocument/2006/relationships/image" Target="media/image37.png"/><Relationship Id="rId79" Type="http://schemas.openxmlformats.org/officeDocument/2006/relationships/image" Target="media/image41.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3.png"/><Relationship Id="rId22" Type="http://schemas.openxmlformats.org/officeDocument/2006/relationships/hyperlink" Target="https://tomademuestras.minsal.cl"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hyperlink" Target="https://tomademuestras.minsal.cl" TargetMode="Externa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26.png"/><Relationship Id="rId64" Type="http://schemas.openxmlformats.org/officeDocument/2006/relationships/image" Target="media/image31.png"/><Relationship Id="rId69" Type="http://schemas.openxmlformats.org/officeDocument/2006/relationships/image" Target="media/image34.png"/><Relationship Id="rId77"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36.png"/><Relationship Id="rId80" Type="http://schemas.openxmlformats.org/officeDocument/2006/relationships/image" Target="media/image42.png"/><Relationship Id="rId85" Type="http://schemas.openxmlformats.org/officeDocument/2006/relationships/image" Target="media/image47.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tomademuestras.minsal.cl" TargetMode="External"/><Relationship Id="rId25" Type="http://schemas.openxmlformats.org/officeDocument/2006/relationships/hyperlink" Target="https://tomademuestras.minsal.cl" TargetMode="External"/><Relationship Id="rId33" Type="http://schemas.openxmlformats.org/officeDocument/2006/relationships/image" Target="media/image13.png"/><Relationship Id="rId38" Type="http://schemas.openxmlformats.org/officeDocument/2006/relationships/hyperlink" Target="https://tomademuestras.minsal.cl" TargetMode="External"/><Relationship Id="rId46" Type="http://schemas.openxmlformats.org/officeDocument/2006/relationships/image" Target="media/image22.png"/><Relationship Id="rId59" Type="http://schemas.openxmlformats.org/officeDocument/2006/relationships/hyperlink" Target="https://tomademuestras.minsal.cl" TargetMode="External"/><Relationship Id="rId67" Type="http://schemas.openxmlformats.org/officeDocument/2006/relationships/hyperlink" Target="https://tomademuestras.minsal.cl" TargetMode="External"/><Relationship Id="rId20" Type="http://schemas.openxmlformats.org/officeDocument/2006/relationships/hyperlink" Target="https://tomademuestras.minsal.cl" TargetMode="External"/><Relationship Id="rId41" Type="http://schemas.openxmlformats.org/officeDocument/2006/relationships/hyperlink" Target="https://tomademuestras.minsal.cl" TargetMode="External"/><Relationship Id="rId54" Type="http://schemas.openxmlformats.org/officeDocument/2006/relationships/hyperlink" Target="https://tomademuestras.minsal.cl" TargetMode="External"/><Relationship Id="rId62" Type="http://schemas.openxmlformats.org/officeDocument/2006/relationships/hyperlink" Target="https://tomademuestras.minsal.cl" TargetMode="External"/><Relationship Id="rId70" Type="http://schemas.openxmlformats.org/officeDocument/2006/relationships/hyperlink" Target="https://tomademuestras.minsal.cl" TargetMode="External"/><Relationship Id="rId75" Type="http://schemas.openxmlformats.org/officeDocument/2006/relationships/image" Target="media/image38.png"/><Relationship Id="rId83" Type="http://schemas.openxmlformats.org/officeDocument/2006/relationships/image" Target="media/image45.png"/><Relationship Id="rId88" Type="http://schemas.openxmlformats.org/officeDocument/2006/relationships/image" Target="media/image50.png"/><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omademuestras.minsal.cl"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hyperlink" Target="https://tomademuestras.minsal.cl" TargetMode="External"/><Relationship Id="rId57" Type="http://schemas.openxmlformats.org/officeDocument/2006/relationships/image" Target="media/image27.png"/><Relationship Id="rId10" Type="http://schemas.openxmlformats.org/officeDocument/2006/relationships/comments" Target="comments.xml"/><Relationship Id="rId31" Type="http://schemas.openxmlformats.org/officeDocument/2006/relationships/image" Target="media/image12.png"/><Relationship Id="rId44" Type="http://schemas.openxmlformats.org/officeDocument/2006/relationships/hyperlink" Target="https://tomademuestras.minsal.cl" TargetMode="External"/><Relationship Id="rId52" Type="http://schemas.openxmlformats.org/officeDocument/2006/relationships/hyperlink" Target="https://tomademuestras.minsal.cl" TargetMode="External"/><Relationship Id="rId60" Type="http://schemas.openxmlformats.org/officeDocument/2006/relationships/image" Target="media/image28.png"/><Relationship Id="rId65" Type="http://schemas.openxmlformats.org/officeDocument/2006/relationships/hyperlink" Target="https://tomademuestras.minsal.cl" TargetMode="External"/><Relationship Id="rId73" Type="http://schemas.openxmlformats.org/officeDocument/2006/relationships/hyperlink" Target="https://tomademuestras.minsal.cl" TargetMode="External"/><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image" Target="media/image5.png"/><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hyperlink" Target="https://tomademuestras.minsal.cl" TargetMode="External"/><Relationship Id="rId76" Type="http://schemas.openxmlformats.org/officeDocument/2006/relationships/hyperlink" Target="https://tomademuestras.minsal.cl" TargetMode="Externa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tomademuestras.minsal.cl" TargetMode="External"/><Relationship Id="rId24" Type="http://schemas.openxmlformats.org/officeDocument/2006/relationships/image" Target="media/image8.png"/><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image" Target="media/image32.png"/><Relationship Id="rId87" Type="http://schemas.openxmlformats.org/officeDocument/2006/relationships/image" Target="media/image49.png"/><Relationship Id="rId61" Type="http://schemas.openxmlformats.org/officeDocument/2006/relationships/image" Target="media/image29.png"/><Relationship Id="rId82" Type="http://schemas.openxmlformats.org/officeDocument/2006/relationships/image" Target="media/image44.png"/><Relationship Id="rId19" Type="http://schemas.openxmlformats.org/officeDocument/2006/relationships/hyperlink" Target="https://tomademuestras.minsal.c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ebhosting.superdesalud.gob.cl/bases/prestadoresindividuales.nsf/buscador?openFor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A8ACA-4235-4899-A932-63B3E6C8D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4798</Words>
  <Characters>26391</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Javier Lizama Ovalle</dc:creator>
  <cp:keywords/>
  <dc:description/>
  <cp:lastModifiedBy>Monica  Serrano</cp:lastModifiedBy>
  <cp:revision>2</cp:revision>
  <cp:lastPrinted>2021-08-17T17:45:00Z</cp:lastPrinted>
  <dcterms:created xsi:type="dcterms:W3CDTF">2022-05-20T19:59:00Z</dcterms:created>
  <dcterms:modified xsi:type="dcterms:W3CDTF">2022-05-20T19:59:00Z</dcterms:modified>
</cp:coreProperties>
</file>